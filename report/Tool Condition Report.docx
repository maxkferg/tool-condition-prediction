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78318D" w14:textId="3EC98FFC" w:rsidR="00A60DD5" w:rsidRPr="000229F1" w:rsidRDefault="007D15BB"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sz w:val="20"/>
          <w:szCs w:val="20"/>
        </w:rPr>
      </w:pPr>
      <w:r w:rsidRPr="000229F1">
        <w:rPr>
          <w:b/>
          <w:color w:val="000000"/>
          <w:sz w:val="20"/>
          <w:szCs w:val="20"/>
        </w:rPr>
        <w:t xml:space="preserve">ONLINE </w:t>
      </w:r>
      <w:r w:rsidR="00C033ED" w:rsidRPr="000229F1">
        <w:rPr>
          <w:b/>
          <w:color w:val="000000"/>
          <w:sz w:val="20"/>
          <w:szCs w:val="20"/>
        </w:rPr>
        <w:t>TOOL-WEAR PREDICTION</w:t>
      </w:r>
      <w:r w:rsidRPr="000229F1">
        <w:rPr>
          <w:b/>
          <w:color w:val="000000"/>
          <w:sz w:val="20"/>
          <w:szCs w:val="20"/>
        </w:rPr>
        <w:t xml:space="preserve"> USING GAUSSIAN PROCESS REGRESSION</w:t>
      </w:r>
      <w:r w:rsidR="00C033ED" w:rsidRPr="000229F1">
        <w:rPr>
          <w:b/>
          <w:color w:val="000000"/>
          <w:sz w:val="20"/>
          <w:szCs w:val="20"/>
        </w:rPr>
        <w:t xml:space="preserve"> </w:t>
      </w:r>
      <w:r w:rsidRPr="000229F1">
        <w:rPr>
          <w:b/>
          <w:color w:val="000000"/>
          <w:sz w:val="20"/>
          <w:szCs w:val="20"/>
        </w:rPr>
        <w:t>WITH BLOCKWISE ANALYTICS</w:t>
      </w:r>
    </w:p>
    <w:p w14:paraId="6111BCBF"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0"/>
          <w:szCs w:val="20"/>
        </w:rPr>
      </w:pPr>
    </w:p>
    <w:p w14:paraId="1BE556F0" w14:textId="2C65098D" w:rsidR="00C033ED" w:rsidRPr="000229F1" w:rsidRDefault="009348CA" w:rsidP="00C033ED">
      <w:pPr>
        <w:shd w:val="clear" w:color="auto" w:fill="FFFFFF"/>
        <w:jc w:val="center"/>
        <w:textAlignment w:val="center"/>
        <w:rPr>
          <w:rFonts w:eastAsia="Times New Roman"/>
          <w:color w:val="000000"/>
          <w:sz w:val="20"/>
          <w:szCs w:val="20"/>
          <w:shd w:val="clear" w:color="auto" w:fill="F1F1F1"/>
        </w:rPr>
      </w:pPr>
      <w:r w:rsidRPr="000229F1">
        <w:rPr>
          <w:color w:val="000000"/>
          <w:sz w:val="20"/>
          <w:szCs w:val="20"/>
        </w:rPr>
        <w:t>Max Ferguson,</w:t>
      </w:r>
      <w:r w:rsidR="00A60DD5" w:rsidRPr="000229F1">
        <w:rPr>
          <w:color w:val="000000"/>
          <w:sz w:val="20"/>
          <w:szCs w:val="20"/>
        </w:rPr>
        <w:t xml:space="preserve"> </w:t>
      </w:r>
      <w:proofErr w:type="spellStart"/>
      <w:r w:rsidR="00C033ED" w:rsidRPr="000229F1">
        <w:rPr>
          <w:rFonts w:eastAsia="Times New Roman"/>
          <w:color w:val="333333"/>
          <w:sz w:val="20"/>
          <w:szCs w:val="20"/>
          <w:shd w:val="clear" w:color="auto" w:fill="F1F1F1"/>
        </w:rPr>
        <w:t>Raunak</w:t>
      </w:r>
      <w:proofErr w:type="spellEnd"/>
      <w:r w:rsidR="00C033ED" w:rsidRPr="000229F1">
        <w:rPr>
          <w:rFonts w:eastAsia="Times New Roman"/>
          <w:color w:val="333333"/>
          <w:sz w:val="20"/>
          <w:szCs w:val="20"/>
          <w:shd w:val="clear" w:color="auto" w:fill="F1F1F1"/>
        </w:rPr>
        <w:t xml:space="preserve"> </w:t>
      </w:r>
      <w:proofErr w:type="spellStart"/>
      <w:r w:rsidR="00C033ED" w:rsidRPr="000229F1">
        <w:rPr>
          <w:rFonts w:eastAsia="Times New Roman"/>
          <w:color w:val="333333"/>
          <w:sz w:val="20"/>
          <w:szCs w:val="20"/>
          <w:shd w:val="clear" w:color="auto" w:fill="F1F1F1"/>
        </w:rPr>
        <w:t>Bhinge</w:t>
      </w:r>
      <w:proofErr w:type="spellEnd"/>
      <w:r w:rsidR="00DB73EA">
        <w:rPr>
          <w:rFonts w:eastAsia="Times New Roman"/>
          <w:color w:val="333333"/>
          <w:sz w:val="20"/>
          <w:szCs w:val="20"/>
          <w:shd w:val="clear" w:color="auto" w:fill="F1F1F1"/>
        </w:rPr>
        <w:t xml:space="preserve">, </w:t>
      </w:r>
      <w:proofErr w:type="spellStart"/>
      <w:r w:rsidR="00DB73EA">
        <w:rPr>
          <w:rFonts w:eastAsia="Times New Roman"/>
          <w:color w:val="333333"/>
          <w:sz w:val="20"/>
          <w:szCs w:val="20"/>
          <w:shd w:val="clear" w:color="auto" w:fill="F1F1F1"/>
        </w:rPr>
        <w:t>Jinkyoo</w:t>
      </w:r>
      <w:proofErr w:type="spellEnd"/>
      <w:r w:rsidR="00DB73EA">
        <w:rPr>
          <w:rFonts w:eastAsia="Times New Roman"/>
          <w:color w:val="333333"/>
          <w:sz w:val="20"/>
          <w:szCs w:val="20"/>
          <w:shd w:val="clear" w:color="auto" w:fill="F1F1F1"/>
        </w:rPr>
        <w:t xml:space="preserve"> Park</w:t>
      </w:r>
      <w:r w:rsidR="0082441D">
        <w:rPr>
          <w:rFonts w:eastAsia="Times New Roman"/>
          <w:color w:val="333333"/>
          <w:sz w:val="20"/>
          <w:szCs w:val="20"/>
          <w:shd w:val="clear" w:color="auto" w:fill="F1F1F1"/>
        </w:rPr>
        <w:t xml:space="preserve">, </w:t>
      </w:r>
      <w:proofErr w:type="spellStart"/>
      <w:r w:rsidR="0082441D" w:rsidRPr="000229F1">
        <w:rPr>
          <w:color w:val="000000"/>
          <w:sz w:val="20"/>
          <w:szCs w:val="20"/>
        </w:rPr>
        <w:t>Kincho</w:t>
      </w:r>
      <w:proofErr w:type="spellEnd"/>
      <w:r w:rsidR="0082441D" w:rsidRPr="000229F1">
        <w:rPr>
          <w:color w:val="000000"/>
          <w:sz w:val="20"/>
          <w:szCs w:val="20"/>
        </w:rPr>
        <w:t xml:space="preserve"> Law</w:t>
      </w:r>
    </w:p>
    <w:p w14:paraId="28781682"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84483C2" w14:textId="0F1A8680" w:rsidR="00A60DD5" w:rsidRPr="000229F1" w:rsidRDefault="00A60DD5" w:rsidP="0086429D">
      <w:pPr>
        <w:spacing w:line="360" w:lineRule="auto"/>
        <w:rPr>
          <w:b/>
          <w:sz w:val="20"/>
          <w:szCs w:val="20"/>
        </w:rPr>
      </w:pPr>
      <w:r w:rsidRPr="000229F1">
        <w:rPr>
          <w:b/>
          <w:bCs/>
          <w:sz w:val="20"/>
          <w:szCs w:val="20"/>
        </w:rPr>
        <w:t>Abstract</w:t>
      </w:r>
    </w:p>
    <w:p w14:paraId="24DD0449" w14:textId="2B3288C5" w:rsidR="00C033ED" w:rsidRPr="000229F1" w:rsidRDefault="0086429D"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This paper describes</w:t>
      </w:r>
      <w:r w:rsidR="00C033ED" w:rsidRPr="000229F1">
        <w:rPr>
          <w:sz w:val="20"/>
          <w:szCs w:val="20"/>
        </w:rPr>
        <w:t xml:space="preserve"> how the condition of a milling machine tool was predicted using vibration and audio signals measured near the milling machine blade.</w:t>
      </w:r>
      <w:r w:rsidR="007D15BB" w:rsidRPr="000229F1">
        <w:rPr>
          <w:sz w:val="20"/>
          <w:szCs w:val="20"/>
        </w:rPr>
        <w:t xml:space="preserve"> </w:t>
      </w:r>
      <w:r w:rsidR="00C033ED" w:rsidRPr="000229F1">
        <w:rPr>
          <w:sz w:val="20"/>
          <w:szCs w:val="20"/>
        </w:rPr>
        <w:t xml:space="preserve">We demonstrate that the vibration and audio signals contain sufficient information to predict the </w:t>
      </w:r>
      <w:r w:rsidR="00052D18">
        <w:rPr>
          <w:sz w:val="20"/>
          <w:szCs w:val="20"/>
        </w:rPr>
        <w:t xml:space="preserve">milling </w:t>
      </w:r>
      <w:r w:rsidR="00C033ED" w:rsidRPr="000229F1">
        <w:rPr>
          <w:sz w:val="20"/>
          <w:szCs w:val="20"/>
        </w:rPr>
        <w:t xml:space="preserve">tool condition. </w:t>
      </w:r>
      <w:r w:rsidR="007D15BB" w:rsidRPr="000229F1">
        <w:rPr>
          <w:sz w:val="20"/>
          <w:szCs w:val="20"/>
        </w:rPr>
        <w:t xml:space="preserve">Sensor data is aggregated into blocks that correspond to the individual actions of the CNC milling machine. We demonstrate </w:t>
      </w:r>
      <w:r w:rsidR="00AA189D" w:rsidRPr="000229F1">
        <w:rPr>
          <w:sz w:val="20"/>
          <w:szCs w:val="20"/>
        </w:rPr>
        <w:t xml:space="preserve">that this block-wise analysis technique allows advanced machine learning models to be applied at near real-time speed without sacrificing accuracy. </w:t>
      </w:r>
      <w:r w:rsidR="00491446" w:rsidRPr="000229F1">
        <w:rPr>
          <w:sz w:val="20"/>
          <w:szCs w:val="20"/>
        </w:rPr>
        <w:t>The tool-</w:t>
      </w:r>
      <w:r w:rsidR="00AA189D" w:rsidRPr="000229F1">
        <w:rPr>
          <w:sz w:val="20"/>
          <w:szCs w:val="20"/>
        </w:rPr>
        <w:t>condition</w:t>
      </w:r>
      <w:r w:rsidR="00491446" w:rsidRPr="000229F1">
        <w:rPr>
          <w:sz w:val="20"/>
          <w:szCs w:val="20"/>
        </w:rPr>
        <w:t xml:space="preserve"> model is shown to be accurate, especially when predicting the condition </w:t>
      </w:r>
      <w:r w:rsidR="00054E12">
        <w:rPr>
          <w:sz w:val="20"/>
          <w:szCs w:val="20"/>
        </w:rPr>
        <w:t>moderately</w:t>
      </w:r>
      <w:r w:rsidR="00491446" w:rsidRPr="000229F1">
        <w:rPr>
          <w:sz w:val="20"/>
          <w:szCs w:val="20"/>
        </w:rPr>
        <w:t xml:space="preserve"> worn tools</w:t>
      </w:r>
      <w:r w:rsidR="00491446" w:rsidRPr="000229F1">
        <w:rPr>
          <w:sz w:val="22"/>
          <w:szCs w:val="22"/>
        </w:rPr>
        <w:t xml:space="preserve">. </w:t>
      </w:r>
    </w:p>
    <w:p w14:paraId="7EABAB0F" w14:textId="77777777"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2"/>
          <w:szCs w:val="22"/>
        </w:rPr>
      </w:pPr>
    </w:p>
    <w:p w14:paraId="1ACE4CE5" w14:textId="547B9260"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Keywords – Machine learning, Gaussian Process Regression, Tool condition monitoring</w:t>
      </w:r>
    </w:p>
    <w:p w14:paraId="75BEE562" w14:textId="1E0C510C"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2B0680" w14:textId="1E71A4F6" w:rsidR="00270FE7"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1. INTRODUCTION</w:t>
      </w:r>
    </w:p>
    <w:p w14:paraId="0588E727" w14:textId="1C0B47B8" w:rsidR="00FC22C6" w:rsidRPr="000229F1" w:rsidRDefault="00801171" w:rsidP="00FC22C6">
      <w:pPr>
        <w:jc w:val="both"/>
        <w:rPr>
          <w:sz w:val="20"/>
          <w:szCs w:val="20"/>
        </w:rPr>
      </w:pPr>
      <w:r w:rsidRPr="000229F1">
        <w:rPr>
          <w:sz w:val="20"/>
          <w:szCs w:val="20"/>
        </w:rPr>
        <w:t>Modern wireless sensors are able to capt</w:t>
      </w:r>
      <w:r w:rsidR="001A7F17">
        <w:rPr>
          <w:sz w:val="20"/>
          <w:szCs w:val="20"/>
        </w:rPr>
        <w:t xml:space="preserve">ure data at a high sample rate, allowing changes in system parameters to be detected in real-time </w:t>
      </w:r>
      <w:r w:rsidR="005A22AE">
        <w:rPr>
          <w:sz w:val="20"/>
          <w:szCs w:val="20"/>
        </w:rPr>
        <w:fldChar w:fldCharType="begin"/>
      </w:r>
      <w:r w:rsidR="005A22AE">
        <w:rPr>
          <w:sz w:val="20"/>
          <w:szCs w:val="20"/>
        </w:rPr>
        <w:instrText xml:space="preserve"> ADDIN ZOTERO_ITEM CSL_CITATION {"citationID":"65t4gfehu","properties":{"formattedCitation":"[1]","plainCitation":"[1]"},"citationItems":[{"id":3,"uris":["http://zotero.org/users/local/549H0eaJ/items/6D25BK72"],"uri":["http://zotero.org/users/local/549H0eaJ/items/6D25BK72"],"itemData":{"id":3,"type":"chapter","title":"Real-Time Structural Health Monitoring and Damage Detection","container-title":"Topics in Dynamics of Civil Structures, Volume 4","collection-title":"Conference Proceedings of the Society for Experimental Mechanics Series","publisher":"Springer New York","page":"11-19","source":"link.springer.com","abstract":"Structural health monitoring (SHM) contains continuous structural vibration monitoring, extraction of damage sensitive features of structure from measurements, and statistical analysis of those features to detect and locate the damage in structures. In other words, SHM involves data collection, continuous monitoring and analyzing them in real-time. Changes in modal properties of structures during their service life are strongly related to damage in structures, which makes accurate estimation of modal properties an essential step in SHM. Therefore, both monitoring and accurate identification of real-time modal properties (modal frequency, damping ratio, and mode shape) are of crucial importance in order to have a good estimate in SHM. In this paper, a real-time modal identification techniques along with a damage detection algorithm based on inter-story drift calculation has been developed for SHM. The modal identification technique is based on the modification of standard spectral analysis tools for real-time data, and utilizes running time windows to keep track of time variations of structures’ modal properties. On the other hand, the damage detection algorithm makes use of inter-story drifts, which is calculated by narrow-band filtering the recorded data around modal frequency and very sensitive to structural damage, by estimating the contribution of each identified mode of structure. A software package called REC_MIDS is developed for real-time modal identification. The software includes various user-selectable algorithms to identify modal properties, as well as options to plot their time variations and animations. The software has been tested with the ambient vibration data recorded from the Hagia Sophia Museum, a 1500 year-old historical structure in Istanbul, Turkey. Modal properties of the structure have been identified accurately in real-time. Results of the Hagia Sophia test have been compared with the previous studies conducted by different researchers. Comparison shows that the results of the REC_MIDS are in good agreement with that of the previous studies.","URL":"http://link.springer.com/chapter/10.1007/978-1-4614-6555-3_2","ISBN":"978-1-4614-6554-6","note":"DOI: 10.1007/978-1-4614-6555-3_2","language":"en","author":[{"family":"Kaya","given":"Yavuz"},{"family":"Safak","given":"Erdal"}],"editor":[{"family":"Catbas","given":"Fikret Necati"},{"family":"Pakzad","given":"Shamim"},{"family":"Racic","given":"Vitomir"},{"family":"Pavic","given":"Aleksandar"},{"family":"Reynolds","given":"Paul"}],"issued":{"date-parts":[["2013"]]},"accessed":{"date-parts":[["2016",7,19]]}}}],"schema":"https://github.com/citation-style-language/schema/raw/master/csl-citation.json"} </w:instrText>
      </w:r>
      <w:r w:rsidR="005A22AE">
        <w:rPr>
          <w:sz w:val="20"/>
          <w:szCs w:val="20"/>
        </w:rPr>
        <w:fldChar w:fldCharType="separate"/>
      </w:r>
      <w:r w:rsidR="005A22AE">
        <w:rPr>
          <w:noProof/>
          <w:sz w:val="20"/>
          <w:szCs w:val="20"/>
        </w:rPr>
        <w:t>[1]</w:t>
      </w:r>
      <w:r w:rsidR="005A22AE">
        <w:rPr>
          <w:sz w:val="20"/>
          <w:szCs w:val="20"/>
        </w:rPr>
        <w:fldChar w:fldCharType="end"/>
      </w:r>
      <w:r w:rsidR="005A22AE">
        <w:rPr>
          <w:sz w:val="20"/>
          <w:szCs w:val="20"/>
        </w:rPr>
        <w:t xml:space="preserve">. However, the storage requirements for raw sensor data quickly become infeasible, unless expensive </w:t>
      </w:r>
      <w:r w:rsidR="005A22AE" w:rsidRPr="005A22AE">
        <w:rPr>
          <w:sz w:val="20"/>
          <w:szCs w:val="20"/>
        </w:rPr>
        <w:t>data-management systems are used to host</w:t>
      </w:r>
      <w:r w:rsidR="005A22AE">
        <w:rPr>
          <w:sz w:val="20"/>
          <w:szCs w:val="20"/>
        </w:rPr>
        <w:t xml:space="preserve"> the</w:t>
      </w:r>
      <w:r w:rsidR="005A22AE" w:rsidRPr="005A22AE">
        <w:rPr>
          <w:sz w:val="20"/>
          <w:szCs w:val="20"/>
        </w:rPr>
        <w:t xml:space="preserve"> </w:t>
      </w:r>
      <w:r w:rsidR="005A22AE">
        <w:rPr>
          <w:sz w:val="20"/>
          <w:szCs w:val="20"/>
        </w:rPr>
        <w:t xml:space="preserve">sensor data </w:t>
      </w:r>
      <w:r w:rsidR="005A22AE">
        <w:rPr>
          <w:sz w:val="20"/>
          <w:szCs w:val="20"/>
        </w:rPr>
        <w:fldChar w:fldCharType="begin"/>
      </w:r>
      <w:r w:rsidR="005A22AE">
        <w:rPr>
          <w:sz w:val="20"/>
          <w:szCs w:val="20"/>
        </w:rPr>
        <w:instrText xml:space="preserve"> ADDIN ZOTERO_ITEM CSL_CITATION {"citationID":"2jdirt6eig","properties":{"formattedCitation":"[2]","plainCitation":"[2]"},"citationItems":[{"id":9,"uris":["http://zotero.org/users/local/549H0eaJ/items/NU4P2SR4"],"uri":["http://zotero.org/users/local/549H0eaJ/items/NU4P2SR4"],"itemData":{"id":9,"type":"article-journal","title":"SenStore: A Scalable Cyberinfrastructure Platform for Implementation of Data-to-Decision Frameworks for Infrastructure Health Management","container-title":"Journal of Computing in Civil Engineering","page":"04016012","volume":"0","issue":"0","DOI":"10.1061/(ASCE)CP.1943-5487.0000560","author":[{"family":"Zhang","given":"Yilan"},{"family":"O’Connor","given":"Sean M."},{"family":"Linden","given":"Gwendolyn W.","dropping-particle":"van der"},{"family":"Prakash","given":"Atul"},{"family":"Lynch","given":"Jerome P."}],"issued":{"literal":"0"}}}],"schema":"https://github.com/citation-style-language/schema/raw/master/csl-citation.json"} </w:instrText>
      </w:r>
      <w:r w:rsidR="005A22AE">
        <w:rPr>
          <w:sz w:val="20"/>
          <w:szCs w:val="20"/>
        </w:rPr>
        <w:fldChar w:fldCharType="separate"/>
      </w:r>
      <w:r w:rsidR="005A22AE">
        <w:rPr>
          <w:noProof/>
          <w:sz w:val="20"/>
          <w:szCs w:val="20"/>
        </w:rPr>
        <w:t>[2]</w:t>
      </w:r>
      <w:r w:rsidR="005A22AE">
        <w:rPr>
          <w:sz w:val="20"/>
          <w:szCs w:val="20"/>
        </w:rPr>
        <w:fldChar w:fldCharType="end"/>
      </w:r>
      <w:r w:rsidR="005A22AE">
        <w:rPr>
          <w:sz w:val="20"/>
          <w:szCs w:val="20"/>
        </w:rPr>
        <w:t xml:space="preserve">. </w:t>
      </w:r>
      <w:r w:rsidRPr="000229F1">
        <w:rPr>
          <w:sz w:val="20"/>
          <w:szCs w:val="20"/>
        </w:rPr>
        <w:t xml:space="preserve">Several researchers have demonstrated that performing data aggregation on a wireless sensor can dramatically reduce the power consumption and bandwidth requirements without significant loss of information </w:t>
      </w:r>
      <w:r w:rsidR="005A22AE">
        <w:rPr>
          <w:sz w:val="20"/>
          <w:szCs w:val="20"/>
        </w:rPr>
        <w:fldChar w:fldCharType="begin"/>
      </w:r>
      <w:r w:rsidR="00294C26">
        <w:rPr>
          <w:sz w:val="20"/>
          <w:szCs w:val="20"/>
        </w:rPr>
        <w:instrText xml:space="preserve"> ADDIN ZOTERO_ITEM CSL_CITATION {"citationID":"25k5njnqsq","properties":{"formattedCitation":"[3], [4]","plainCitation":"[3], [4]"},"citationItems":[{"id":11,"uris":["http://zotero.org/users/local/549H0eaJ/items/IKPWUHTP"],"uri":["http://zotero.org/users/local/549H0eaJ/items/IKPWUHTP"],"itemData":{"id":11,"type":"paper-conference","title":"Rethinking Data Management for Storage-centric Sensor Networks.","container-title":"CIDR","page":"22–31","volume":"7","author":[{"family":"Diao","given":"Yanlei"},{"family":"Ganesan","given":"Deepak"},{"family":"Mathur","given":"Gaurav"},{"family":"Shenoy","given":"Prashant J"}],"issued":{"date-parts":[["2007"]]}}},{"id":12,"uris":["http://zotero.org/users/local/549H0eaJ/items/SDGS9ZKU"],"uri":["http://zotero.org/users/local/549H0eaJ/items/SDGS9ZKU"],"itemData":{"id":12,"type":"paper-conference","title":"The impact of data aggregation in wireless sensor networks","container-title":"Distributed Computing Systems Workshops, 2002. Proceedings. 22nd International Conference on","publisher":"IEEE","page":"575–578","author":[{"family":"Krishnamachari","given":"L"},{"family":"Estrin","given":"Deborah"},{"family":"Wicker","given":"Stephen"}],"issued":{"date-parts":[["2002"]]}}}],"schema":"https://github.com/citation-style-language/schema/raw/master/csl-citation.json"} </w:instrText>
      </w:r>
      <w:r w:rsidR="005A22AE">
        <w:rPr>
          <w:sz w:val="20"/>
          <w:szCs w:val="20"/>
        </w:rPr>
        <w:fldChar w:fldCharType="separate"/>
      </w:r>
      <w:r w:rsidR="00294C26">
        <w:rPr>
          <w:noProof/>
          <w:sz w:val="20"/>
          <w:szCs w:val="20"/>
        </w:rPr>
        <w:t>[3], [4]</w:t>
      </w:r>
      <w:r w:rsidR="005A22AE">
        <w:rPr>
          <w:sz w:val="20"/>
          <w:szCs w:val="20"/>
        </w:rPr>
        <w:fldChar w:fldCharType="end"/>
      </w:r>
      <w:r w:rsidRPr="000229F1">
        <w:rPr>
          <w:sz w:val="20"/>
          <w:szCs w:val="20"/>
        </w:rPr>
        <w:t>.</w:t>
      </w:r>
      <w:r w:rsidR="00FC22C6" w:rsidRPr="000229F1">
        <w:rPr>
          <w:sz w:val="20"/>
          <w:szCs w:val="20"/>
        </w:rPr>
        <w:t xml:space="preserve"> In this paper we demonstrate that the controller data from a CNC milling machine can be used to aggregate real-time sensor data, drastically reducing bandwidth requirements, whilst retaining important information about the operating</w:t>
      </w:r>
      <w:r w:rsidR="007F00DD" w:rsidRPr="000229F1">
        <w:rPr>
          <w:sz w:val="20"/>
          <w:szCs w:val="20"/>
        </w:rPr>
        <w:t xml:space="preserve"> condition of the machine. We demonstrate that the aggregated data contains sufficient information to predict the condition of the milling machine tool at near real-time. </w:t>
      </w:r>
      <w:r w:rsidR="00FC22C6" w:rsidRPr="000229F1">
        <w:rPr>
          <w:sz w:val="20"/>
          <w:szCs w:val="20"/>
        </w:rPr>
        <w:t xml:space="preserve">  </w:t>
      </w:r>
    </w:p>
    <w:p w14:paraId="74479839" w14:textId="77777777" w:rsidR="00FC22C6" w:rsidRPr="000229F1" w:rsidRDefault="00FC22C6" w:rsidP="00FC22C6">
      <w:pPr>
        <w:jc w:val="both"/>
        <w:rPr>
          <w:sz w:val="20"/>
          <w:szCs w:val="20"/>
        </w:rPr>
      </w:pPr>
    </w:p>
    <w:p w14:paraId="083FFDA9" w14:textId="7E852E9D" w:rsidR="00333E05" w:rsidRPr="000229F1" w:rsidRDefault="00491446"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Reliable tool-condition monitoring can provide a number of benefits for the manufacturing industry, like improved product quality and the prevention of tool breakage. With the increasing availability of low-cost sensors, it is possible to collect real-time vibration and audio data from critical locations inside au</w:t>
      </w:r>
      <w:r w:rsidR="00AA189D" w:rsidRPr="000229F1">
        <w:rPr>
          <w:sz w:val="20"/>
          <w:szCs w:val="20"/>
        </w:rPr>
        <w:t>tomated manufacturing machines.</w:t>
      </w:r>
      <w:r w:rsidR="00333E05" w:rsidRPr="000229F1">
        <w:rPr>
          <w:sz w:val="20"/>
          <w:szCs w:val="20"/>
        </w:rPr>
        <w:t xml:space="preserve"> Previous researchers have demonstrated that the condition of the machine tool is can be inferred from features of the vi</w:t>
      </w:r>
      <w:r w:rsidR="00294C26">
        <w:rPr>
          <w:sz w:val="20"/>
          <w:szCs w:val="20"/>
        </w:rPr>
        <w:t xml:space="preserve">bration and audio time series </w:t>
      </w:r>
      <w:r w:rsidR="00294C26">
        <w:rPr>
          <w:sz w:val="20"/>
          <w:szCs w:val="20"/>
        </w:rPr>
        <w:fldChar w:fldCharType="begin"/>
      </w:r>
      <w:r w:rsidR="00294C26">
        <w:rPr>
          <w:sz w:val="20"/>
          <w:szCs w:val="20"/>
        </w:rPr>
        <w:instrText xml:space="preserve"> ADDIN ZOTERO_ITEM CSL_CITATION {"citationID":"n7SRvj0q","properties":{"formattedCitation":"[5], [6]","plainCitation":"[5], [6]"},"citationItems":[{"id":13,"uris":["http://zotero.org/users/local/549H0eaJ/items/VRNZF5IT"],"uri":["http://zotero.org/users/local/549H0eaJ/items/VRNZF5IT"],"itemData":{"id":13,"type":"article-journal","title":"A study of tool wear using statistical analysis of metal-cutting acoustic emission","container-title":"Wear","page":"247 - 261","volume":"76","issue":"2","abstract":"Many aspects of the interactions between cutting tools, workpiece material and the chips formed during machining that affect the wear and failure of the tool are not fully understood. The analysis of acoustic emission signals generated during machining has been proposed as a technique for studying both the fundamentals of the cutting process and tool wear and as a methodology for detecting tool wear and failure on line. A brief review of the theory of acoustic emission is presented. Acoustic emission data from reduced contact length machining experiments and tool flank wear tests are analyzed using distribution moments. The analysis shows that the skew and kurtosis of an assumed β distribution for the r.m.s. acoustic emission signal are sensitive to both the stick-slip transition for chip contact along the tool rake face and progressive tool wear on the flank of the cutting tool.","DOI":"http://dx.doi.org/10.1016/0043-1648(82)90009-6","ISSN":"0043-1648","author":[{"family":"Kannatey-Asibu","given":"E."},{"family":"Dornfeld","given":"D. A."}],"issued":{"date-parts":[["1982"]]}},"label":"page"},{"id":14,"uris":["http://zotero.org/users/local/549H0eaJ/items/UWSPK7XS"],"uri":["http://zotero.org/users/local/549H0eaJ/items/UWSPK7XS"],"itemData":{"id":14,"type":"article-journal","title":"Tool wear monitoring of turning operations by neural network and expert system classification of a feature set generated from multiple sensors","container-title":"Mechanical Systems and Signal Processing","page":"319–332","volume":"12","issue":"2","author":[{"family":"Silva","given":"RG"},{"family":"Reuben","given":"RL"},{"family":"Baker","given":"KJ"},{"family":"Wilcox","given":"SJ"}],"issued":{"date-parts":[["1998"]]}},"label":"page"}],"schema":"https://github.com/citation-style-language/schema/raw/master/csl-citation.json"} </w:instrText>
      </w:r>
      <w:r w:rsidR="00294C26">
        <w:rPr>
          <w:sz w:val="20"/>
          <w:szCs w:val="20"/>
        </w:rPr>
        <w:fldChar w:fldCharType="separate"/>
      </w:r>
      <w:r w:rsidR="00294C26">
        <w:rPr>
          <w:noProof/>
          <w:sz w:val="20"/>
          <w:szCs w:val="20"/>
        </w:rPr>
        <w:t>[5], [6]</w:t>
      </w:r>
      <w:r w:rsidR="00294C26">
        <w:rPr>
          <w:sz w:val="20"/>
          <w:szCs w:val="20"/>
        </w:rPr>
        <w:fldChar w:fldCharType="end"/>
      </w:r>
      <w:r w:rsidR="00294C26">
        <w:rPr>
          <w:sz w:val="20"/>
          <w:szCs w:val="20"/>
        </w:rPr>
        <w:t xml:space="preserve">. </w:t>
      </w:r>
      <w:r w:rsidR="00162AE1">
        <w:rPr>
          <w:sz w:val="20"/>
          <w:szCs w:val="20"/>
        </w:rPr>
        <w:t xml:space="preserve">A number of researchers have attempted to use the skew and </w:t>
      </w:r>
      <w:r w:rsidR="00333E05" w:rsidRPr="000229F1">
        <w:rPr>
          <w:sz w:val="20"/>
          <w:szCs w:val="20"/>
        </w:rPr>
        <w:t>kurtosis</w:t>
      </w:r>
      <w:r w:rsidR="00162AE1">
        <w:rPr>
          <w:sz w:val="20"/>
          <w:szCs w:val="20"/>
        </w:rPr>
        <w:t xml:space="preserve"> </w:t>
      </w:r>
      <w:r w:rsidR="00333E05" w:rsidRPr="000229F1">
        <w:rPr>
          <w:sz w:val="20"/>
          <w:szCs w:val="20"/>
        </w:rPr>
        <w:t>coefficient</w:t>
      </w:r>
      <w:r w:rsidR="00162AE1">
        <w:rPr>
          <w:sz w:val="20"/>
          <w:szCs w:val="20"/>
        </w:rPr>
        <w:t>s</w:t>
      </w:r>
      <w:r w:rsidR="00333E05" w:rsidRPr="000229F1">
        <w:rPr>
          <w:sz w:val="20"/>
          <w:szCs w:val="20"/>
        </w:rPr>
        <w:t xml:space="preserve"> of the audio</w:t>
      </w:r>
      <w:r w:rsidR="00162AE1">
        <w:rPr>
          <w:sz w:val="20"/>
          <w:szCs w:val="20"/>
        </w:rPr>
        <w:t xml:space="preserve"> and acceleration</w:t>
      </w:r>
      <w:r w:rsidR="00333E05" w:rsidRPr="000229F1">
        <w:rPr>
          <w:sz w:val="20"/>
          <w:szCs w:val="20"/>
        </w:rPr>
        <w:t xml:space="preserve"> time-series</w:t>
      </w:r>
      <w:r w:rsidR="00162AE1">
        <w:rPr>
          <w:sz w:val="20"/>
          <w:szCs w:val="20"/>
        </w:rPr>
        <w:t xml:space="preserve"> to predict</w:t>
      </w:r>
      <w:r w:rsidR="00333E05" w:rsidRPr="000229F1">
        <w:rPr>
          <w:sz w:val="20"/>
          <w:szCs w:val="20"/>
        </w:rPr>
        <w:t xml:space="preserve"> </w:t>
      </w:r>
      <w:r w:rsidR="00162AE1">
        <w:rPr>
          <w:sz w:val="20"/>
          <w:szCs w:val="20"/>
        </w:rPr>
        <w:t xml:space="preserve">the </w:t>
      </w:r>
      <w:r w:rsidR="00333E05" w:rsidRPr="000229F1">
        <w:rPr>
          <w:sz w:val="20"/>
          <w:szCs w:val="20"/>
        </w:rPr>
        <w:t>condition of the tool</w:t>
      </w:r>
      <w:r w:rsidR="00162AE1">
        <w:rPr>
          <w:sz w:val="20"/>
          <w:szCs w:val="20"/>
        </w:rPr>
        <w:t xml:space="preserve">, with mixed results </w:t>
      </w:r>
      <w:r w:rsidR="00162AE1">
        <w:rPr>
          <w:sz w:val="20"/>
          <w:szCs w:val="20"/>
        </w:rPr>
        <w:fldChar w:fldCharType="begin"/>
      </w:r>
      <w:r w:rsidR="00162AE1">
        <w:rPr>
          <w:sz w:val="20"/>
          <w:szCs w:val="20"/>
        </w:rPr>
        <w:instrText xml:space="preserve"> ADDIN ZOTERO_ITEM CSL_CITATION {"citationID":"19c6r5aind","properties":{"formattedCitation":"{\\rtf [6]\\uc0\\u8211{}[8]}","plainCitation":"[6]–[8]"},"citationItems":[{"id":14,"uris":["http://zotero.org/users/local/549H0eaJ/items/UWSPK7XS"],"uri":["http://zotero.org/users/local/549H0eaJ/items/UWSPK7XS"],"itemData":{"id":14,"type":"article-journal","title":"Tool wear monitoring of turning operations by neural network and expert system classification of a feature set generated from multiple sensors","container-title":"Mechanical Systems and Signal Processing","page":"319–332","volume":"12","issue":"2","author":[{"family":"Silva","given":"RG"},{"family":"Reuben","given":"RL"},{"family":"Baker","given":"KJ"},{"family":"Wilcox","given":"SJ"}],"issued":{"date-parts":[["1998"]]}},"label":"page"},{"id":15,"uris":["http://zotero.org/users/local/549H0eaJ/items/E589CNT7"],"uri":["http://zotero.org/users/local/549H0eaJ/items/E589CNT7"],"itemData":{"id":15,"type":"article-journal","title":"Correlating tool life, tool wear and surface roughness by monitoring acoustic emission in finish turning","container-title":"Wear","page":"395–407","volume":"152","issue":"2","author":[{"family":"Diniz","given":"AE"},{"family":"Liu","given":"JJ"},{"family":"Dornfeld","given":"DA"}],"issued":{"date-parts":[["1992"]]}},"label":"page"},{"id":16,"uris":["http://zotero.org/users/local/549H0eaJ/items/3D344R9W"],"uri":["http://zotero.org/users/local/549H0eaJ/items/3D344R9W"],"itemData":{"id":16,"type":"article-journal","title":"Sensor signals for tool-wear monitoring in metal cutting operations—a review of methods","container-title":"International Journal of Machine Tools and Manufacture","page":"1073–1098","volume":"40","issue":"8","author":[{"family":"Dimla","given":"Dimla E"}],"issued":{"date-parts":[["2000"]]}},"label":"page"}],"schema":"https://github.com/citation-style-language/schema/raw/master/csl-citation.json"} </w:instrText>
      </w:r>
      <w:r w:rsidR="00162AE1">
        <w:rPr>
          <w:sz w:val="20"/>
          <w:szCs w:val="20"/>
        </w:rPr>
        <w:fldChar w:fldCharType="separate"/>
      </w:r>
      <w:r w:rsidR="00162AE1" w:rsidRPr="00162AE1">
        <w:rPr>
          <w:rFonts w:eastAsia="Times New Roman"/>
          <w:sz w:val="20"/>
        </w:rPr>
        <w:t>[6]–[8]</w:t>
      </w:r>
      <w:r w:rsidR="00162AE1">
        <w:rPr>
          <w:sz w:val="20"/>
          <w:szCs w:val="20"/>
        </w:rPr>
        <w:fldChar w:fldCharType="end"/>
      </w:r>
      <w:r w:rsidR="00162AE1">
        <w:rPr>
          <w:sz w:val="20"/>
          <w:szCs w:val="20"/>
        </w:rPr>
        <w:t xml:space="preserve"> </w:t>
      </w:r>
      <w:r w:rsidR="00333E05" w:rsidRPr="000229F1">
        <w:rPr>
          <w:sz w:val="20"/>
          <w:szCs w:val="20"/>
        </w:rPr>
        <w:t>. In this paper we identify a number of features that can be used to predict the condition of a CNC milling machine tool.</w:t>
      </w:r>
      <w:r w:rsidR="00DC2432" w:rsidRPr="000229F1">
        <w:rPr>
          <w:sz w:val="20"/>
          <w:szCs w:val="20"/>
        </w:rPr>
        <w:t xml:space="preserve"> These features are calculated on the device and transferred to a cloud database, via a wireless connection. A Gaussian Process </w:t>
      </w:r>
      <w:r w:rsidR="00052D18">
        <w:rPr>
          <w:sz w:val="20"/>
          <w:szCs w:val="20"/>
        </w:rPr>
        <w:t xml:space="preserve">(GP) </w:t>
      </w:r>
      <w:r w:rsidR="00DC2432" w:rsidRPr="000229F1">
        <w:rPr>
          <w:sz w:val="20"/>
          <w:szCs w:val="20"/>
        </w:rPr>
        <w:t xml:space="preserve">model is trained to predict the tool condition based on these features. Once trained, the GP model is used to predict the tool-condition in near real-time. </w:t>
      </w:r>
    </w:p>
    <w:p w14:paraId="596E1D0C" w14:textId="77777777" w:rsidR="007F00DD" w:rsidRPr="000229F1" w:rsidRDefault="007F00D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D9A3130" w14:textId="69FF24D9" w:rsidR="002F40C3"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132A09">
        <w:rPr>
          <w:sz w:val="20"/>
          <w:szCs w:val="20"/>
        </w:rPr>
        <w:t xml:space="preserve">When aggregating time series data, it is common to discretized the time domain into </w:t>
      </w:r>
      <w:r w:rsidR="002F40C3" w:rsidRPr="00132A09">
        <w:rPr>
          <w:sz w:val="20"/>
          <w:szCs w:val="20"/>
        </w:rPr>
        <w:t>finite blocks. In methods such as short-time Fourier transform</w:t>
      </w:r>
      <w:r w:rsidR="00AC34BA" w:rsidRPr="00132A09">
        <w:rPr>
          <w:sz w:val="20"/>
          <w:szCs w:val="20"/>
        </w:rPr>
        <w:t xml:space="preserve"> (STFT)</w:t>
      </w:r>
      <w:r w:rsidR="002F40C3" w:rsidRPr="00132A09">
        <w:rPr>
          <w:sz w:val="20"/>
          <w:szCs w:val="20"/>
        </w:rPr>
        <w:t>, the time series is frequency content of the signal is calculated over local sections of the signal. In practice, this usually involves dividing a longer time-series signal into shorter segments of equal length and then computing the Fourier transform separately on each shorter segment. Whilst methods such as S</w:t>
      </w:r>
      <w:r w:rsidR="00D4013B" w:rsidRPr="00132A09">
        <w:rPr>
          <w:sz w:val="20"/>
          <w:szCs w:val="20"/>
        </w:rPr>
        <w:t>T</w:t>
      </w:r>
      <w:r w:rsidR="002F40C3" w:rsidRPr="00132A09">
        <w:rPr>
          <w:sz w:val="20"/>
          <w:szCs w:val="20"/>
        </w:rPr>
        <w:t>FT are an effective way to monitor the transient nature of the frequency content, they suffer from the averaging effect; if the frequency content of the signal cha</w:t>
      </w:r>
      <w:r w:rsidR="00D4013B" w:rsidRPr="00132A09">
        <w:rPr>
          <w:sz w:val="20"/>
          <w:szCs w:val="20"/>
        </w:rPr>
        <w:t>nges significantly during the ST</w:t>
      </w:r>
      <w:r w:rsidR="002F40C3" w:rsidRPr="00132A09">
        <w:rPr>
          <w:sz w:val="20"/>
          <w:szCs w:val="20"/>
        </w:rPr>
        <w:t>FT window, then the resultant S</w:t>
      </w:r>
      <w:r w:rsidR="00D4013B" w:rsidRPr="00132A09">
        <w:rPr>
          <w:sz w:val="20"/>
          <w:szCs w:val="20"/>
        </w:rPr>
        <w:t>T</w:t>
      </w:r>
      <w:r w:rsidR="002F40C3" w:rsidRPr="00132A09">
        <w:rPr>
          <w:sz w:val="20"/>
          <w:szCs w:val="20"/>
        </w:rPr>
        <w:t xml:space="preserve">FT will represent a weighted average of the former and latter signals. This is highly undesirable, </w:t>
      </w:r>
      <w:r w:rsidR="008A2224" w:rsidRPr="00132A09">
        <w:rPr>
          <w:sz w:val="20"/>
          <w:szCs w:val="20"/>
        </w:rPr>
        <w:t>as the resultant SFTT does not represent the actual state of the system duri</w:t>
      </w:r>
      <w:r w:rsidR="00D4013B" w:rsidRPr="00132A09">
        <w:rPr>
          <w:sz w:val="20"/>
          <w:szCs w:val="20"/>
        </w:rPr>
        <w:t xml:space="preserve">ng the operation of the machine. </w:t>
      </w:r>
      <w:r w:rsidR="008A2224" w:rsidRPr="00132A09">
        <w:rPr>
          <w:sz w:val="20"/>
          <w:szCs w:val="20"/>
        </w:rPr>
        <w:t xml:space="preserve">To overcome this </w:t>
      </w:r>
      <w:r w:rsidR="00052D18" w:rsidRPr="00132A09">
        <w:rPr>
          <w:sz w:val="20"/>
          <w:szCs w:val="20"/>
        </w:rPr>
        <w:t>issue,</w:t>
      </w:r>
      <w:r w:rsidR="008A2224" w:rsidRPr="00132A09">
        <w:rPr>
          <w:sz w:val="20"/>
          <w:szCs w:val="20"/>
        </w:rPr>
        <w:t xml:space="preserve"> we use the controller data to dynamically align the sampling windows with the actions performed by the machine.</w:t>
      </w:r>
    </w:p>
    <w:p w14:paraId="22873361" w14:textId="77777777" w:rsidR="00DC2432"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AF0FC24" w14:textId="5D1A73DB" w:rsidR="00333E05" w:rsidRPr="000229F1" w:rsidRDefault="00333E05" w:rsidP="008A2224">
      <w:pPr>
        <w:jc w:val="both"/>
        <w:rPr>
          <w:rFonts w:eastAsia="Times New Roman"/>
        </w:rPr>
      </w:pPr>
      <w:r w:rsidRPr="000229F1">
        <w:rPr>
          <w:sz w:val="20"/>
          <w:szCs w:val="20"/>
        </w:rPr>
        <w:t>The paper is organized as follows</w:t>
      </w:r>
      <w:r w:rsidR="00162AE1">
        <w:rPr>
          <w:sz w:val="20"/>
          <w:szCs w:val="20"/>
        </w:rPr>
        <w:t>:</w:t>
      </w:r>
      <w:r w:rsidRPr="000229F1">
        <w:rPr>
          <w:sz w:val="20"/>
          <w:szCs w:val="20"/>
        </w:rPr>
        <w:t xml:space="preserve"> In section 2, we</w:t>
      </w:r>
      <w:r w:rsidR="008A2224" w:rsidRPr="000229F1">
        <w:rPr>
          <w:sz w:val="20"/>
          <w:szCs w:val="20"/>
        </w:rPr>
        <w:t xml:space="preserve"> explain the experimental setup and wireless data collection hardware. In section 3, we describe how the data is aggregated on the wireless sensor, and transmitted to a cloud server. </w:t>
      </w:r>
      <w:r w:rsidR="000E596C">
        <w:rPr>
          <w:sz w:val="20"/>
          <w:szCs w:val="20"/>
        </w:rPr>
        <w:t>In section 4 we describe how features are extracted from the sensor data using the periodogram of each time series, and i</w:t>
      </w:r>
      <w:r w:rsidR="008A2224" w:rsidRPr="000229F1">
        <w:rPr>
          <w:sz w:val="20"/>
          <w:szCs w:val="20"/>
        </w:rPr>
        <w:t>n s</w:t>
      </w:r>
      <w:r w:rsidRPr="000229F1">
        <w:rPr>
          <w:sz w:val="20"/>
          <w:szCs w:val="20"/>
        </w:rPr>
        <w:t xml:space="preserve">ection </w:t>
      </w:r>
      <w:r w:rsidR="000E596C">
        <w:rPr>
          <w:sz w:val="20"/>
          <w:szCs w:val="20"/>
        </w:rPr>
        <w:t>5</w:t>
      </w:r>
      <w:r w:rsidRPr="000229F1">
        <w:rPr>
          <w:sz w:val="20"/>
          <w:szCs w:val="20"/>
        </w:rPr>
        <w:t xml:space="preserve"> we describe how a Gaussian process regression model is trained to predict </w:t>
      </w:r>
      <w:r w:rsidRPr="000229F1">
        <w:rPr>
          <w:sz w:val="20"/>
          <w:szCs w:val="20"/>
        </w:rPr>
        <w:lastRenderedPageBreak/>
        <w:t xml:space="preserve">the tool condition </w:t>
      </w:r>
      <w:r w:rsidR="008A2224" w:rsidRPr="000229F1">
        <w:rPr>
          <w:sz w:val="20"/>
          <w:szCs w:val="20"/>
        </w:rPr>
        <w:t xml:space="preserve">of the </w:t>
      </w:r>
      <w:r w:rsidRPr="000229F1">
        <w:rPr>
          <w:sz w:val="20"/>
          <w:szCs w:val="20"/>
        </w:rPr>
        <w:t xml:space="preserve">CNC machine using the featurized data. </w:t>
      </w:r>
      <w:r w:rsidR="00052D18">
        <w:rPr>
          <w:sz w:val="20"/>
          <w:szCs w:val="20"/>
        </w:rPr>
        <w:t xml:space="preserve">Section </w:t>
      </w:r>
      <w:r w:rsidR="000E596C">
        <w:rPr>
          <w:sz w:val="20"/>
          <w:szCs w:val="20"/>
        </w:rPr>
        <w:t>6</w:t>
      </w:r>
      <w:r w:rsidR="00052D18">
        <w:rPr>
          <w:sz w:val="20"/>
          <w:szCs w:val="20"/>
        </w:rPr>
        <w:t xml:space="preserve"> describes the results, and </w:t>
      </w:r>
      <w:r w:rsidR="00052D18">
        <w:rPr>
          <w:rFonts w:eastAsia="Times New Roman"/>
          <w:sz w:val="20"/>
          <w:szCs w:val="20"/>
        </w:rPr>
        <w:t>t</w:t>
      </w:r>
      <w:r w:rsidR="00DC2432" w:rsidRPr="000229F1">
        <w:rPr>
          <w:rFonts w:eastAsia="Times New Roman"/>
          <w:sz w:val="20"/>
          <w:szCs w:val="20"/>
        </w:rPr>
        <w:t>he paper is concluded with a brief summary and discussion.</w:t>
      </w:r>
      <w:r w:rsidR="00DC2432" w:rsidRPr="000229F1">
        <w:rPr>
          <w:rFonts w:eastAsia="Times New Roman"/>
        </w:rPr>
        <w:t xml:space="preserve"> </w:t>
      </w:r>
    </w:p>
    <w:p w14:paraId="1A429F0D" w14:textId="77777777" w:rsidR="008A2224" w:rsidRPr="000229F1" w:rsidRDefault="008A2224" w:rsidP="008A2224">
      <w:pPr>
        <w:jc w:val="both"/>
        <w:rPr>
          <w:rFonts w:eastAsia="Times New Roman"/>
        </w:rPr>
      </w:pPr>
    </w:p>
    <w:p w14:paraId="4EA90144" w14:textId="4969C864" w:rsidR="00591B6B" w:rsidRPr="000229F1" w:rsidRDefault="00591B6B" w:rsidP="00591B6B">
      <w:pPr>
        <w:rPr>
          <w:b/>
          <w:sz w:val="20"/>
          <w:szCs w:val="20"/>
        </w:rPr>
      </w:pPr>
      <w:r w:rsidRPr="000229F1">
        <w:rPr>
          <w:b/>
          <w:sz w:val="20"/>
          <w:szCs w:val="20"/>
        </w:rPr>
        <w:t xml:space="preserve">2. EXPERIMENTAL DESIGN </w:t>
      </w:r>
      <w:r w:rsidR="002D19FB" w:rsidRPr="000229F1">
        <w:rPr>
          <w:b/>
          <w:sz w:val="20"/>
          <w:szCs w:val="20"/>
        </w:rPr>
        <w:t>AND MONITORING HARDWARE</w:t>
      </w:r>
    </w:p>
    <w:p w14:paraId="2AB42E80" w14:textId="70FEF1F1" w:rsidR="008A2224" w:rsidRPr="000229F1" w:rsidRDefault="008A2224" w:rsidP="00F552B1">
      <w:pPr>
        <w:jc w:val="both"/>
        <w:rPr>
          <w:sz w:val="20"/>
          <w:szCs w:val="20"/>
        </w:rPr>
      </w:pPr>
      <w:r w:rsidRPr="000229F1">
        <w:rPr>
          <w:sz w:val="20"/>
          <w:szCs w:val="20"/>
        </w:rPr>
        <w:t xml:space="preserve">In this section we describe the experimental setup for collecting training and testing data. </w:t>
      </w:r>
      <w:r w:rsidR="000E4839" w:rsidRPr="000229F1">
        <w:rPr>
          <w:sz w:val="20"/>
          <w:szCs w:val="20"/>
        </w:rPr>
        <w:t>A number of simple parts were produced with a Computer Numerical Control (CNC) milling machine. As the parts were produced the condition of the milling machine blade deteriorated. The acceleration and acoustic signals inside the milling machine were measured throughout the duration of the milling process.</w:t>
      </w:r>
    </w:p>
    <w:p w14:paraId="46D1A28F" w14:textId="660DB016" w:rsidR="009635DE" w:rsidRPr="000229F1" w:rsidRDefault="009635DE" w:rsidP="009635DE">
      <w:pPr>
        <w:rPr>
          <w:b/>
          <w:sz w:val="20"/>
          <w:szCs w:val="20"/>
        </w:rPr>
      </w:pPr>
    </w:p>
    <w:p w14:paraId="50B7925E" w14:textId="54B5AC35" w:rsidR="009635DE" w:rsidRPr="000229F1" w:rsidRDefault="009635DE" w:rsidP="009635DE">
      <w:pPr>
        <w:rPr>
          <w:b/>
          <w:sz w:val="20"/>
          <w:szCs w:val="20"/>
        </w:rPr>
      </w:pPr>
      <w:r w:rsidRPr="000229F1">
        <w:rPr>
          <w:b/>
          <w:sz w:val="20"/>
          <w:szCs w:val="20"/>
        </w:rPr>
        <w:t>2.1 Experimental Setup</w:t>
      </w:r>
    </w:p>
    <w:p w14:paraId="28631F72" w14:textId="247D1E63" w:rsidR="009635DE" w:rsidRPr="000229F1" w:rsidRDefault="009635DE" w:rsidP="009635DE">
      <w:pPr>
        <w:jc w:val="both"/>
        <w:rPr>
          <w:sz w:val="20"/>
          <w:szCs w:val="20"/>
        </w:rPr>
      </w:pPr>
    </w:p>
    <w:p w14:paraId="2FF87238" w14:textId="6B78DC62" w:rsidR="002D19FB" w:rsidRPr="000229F1" w:rsidRDefault="009635DE" w:rsidP="002D19FB">
      <w:pPr>
        <w:keepNext/>
        <w:jc w:val="both"/>
      </w:pPr>
      <w:r w:rsidRPr="000229F1">
        <w:rPr>
          <w:noProof/>
          <w:sz w:val="20"/>
          <w:szCs w:val="20"/>
        </w:rPr>
        <w:drawing>
          <wp:inline distT="0" distB="0" distL="0" distR="0" wp14:anchorId="013774AD" wp14:editId="235751C5">
            <wp:extent cx="2033905" cy="2033905"/>
            <wp:effectExtent l="0" t="0" r="0" b="0"/>
            <wp:docPr id="13" name="Picture 1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3905" cy="2033905"/>
                    </a:xfrm>
                    <a:prstGeom prst="rect">
                      <a:avLst/>
                    </a:prstGeom>
                    <a:noFill/>
                    <a:ln>
                      <a:noFill/>
                    </a:ln>
                  </pic:spPr>
                </pic:pic>
              </a:graphicData>
            </a:graphic>
          </wp:inline>
        </w:drawing>
      </w:r>
      <w:r w:rsidR="002D19FB" w:rsidRPr="000229F1">
        <w:t xml:space="preserve">  </w:t>
      </w:r>
      <w:r w:rsidR="002D19FB" w:rsidRPr="000229F1">
        <w:rPr>
          <w:noProof/>
          <w:sz w:val="20"/>
          <w:szCs w:val="20"/>
        </w:rPr>
        <w:drawing>
          <wp:inline distT="0" distB="0" distL="0" distR="0" wp14:anchorId="207DEFEC" wp14:editId="1A69E4BD">
            <wp:extent cx="3013710" cy="2071370"/>
            <wp:effectExtent l="0" t="0" r="8890" b="11430"/>
            <wp:docPr id="14" name="Picture 1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710" cy="2071370"/>
                    </a:xfrm>
                    <a:prstGeom prst="rect">
                      <a:avLst/>
                    </a:prstGeom>
                    <a:noFill/>
                    <a:ln>
                      <a:noFill/>
                    </a:ln>
                  </pic:spPr>
                </pic:pic>
              </a:graphicData>
            </a:graphic>
          </wp:inline>
        </w:drawing>
      </w:r>
    </w:p>
    <w:p w14:paraId="53A2326C" w14:textId="627BB757" w:rsidR="009635DE" w:rsidRPr="000229F1" w:rsidRDefault="002D19FB" w:rsidP="002D19FB">
      <w:pPr>
        <w:pStyle w:val="Caption"/>
        <w:jc w:val="both"/>
      </w:pPr>
      <w:r w:rsidRPr="000229F1">
        <w:t xml:space="preserve">Figure </w:t>
      </w:r>
      <w:fldSimple w:instr=" SEQ Figure \* ARABIC ">
        <w:r w:rsidR="00F6029D">
          <w:rPr>
            <w:noProof/>
          </w:rPr>
          <w:t>1</w:t>
        </w:r>
      </w:fldSimple>
      <w:r w:rsidRPr="000229F1">
        <w:t xml:space="preserve">. A Mori Seiki NVD1500DCG milling machine (left) and an </w:t>
      </w:r>
      <w:proofErr w:type="spellStart"/>
      <w:r w:rsidRPr="000229F1">
        <w:t>InfiniteUptime</w:t>
      </w:r>
      <w:proofErr w:type="spellEnd"/>
      <w:r w:rsidRPr="000229F1">
        <w:t xml:space="preserve"> sensor (right)</w:t>
      </w:r>
    </w:p>
    <w:p w14:paraId="711238FE" w14:textId="77777777" w:rsidR="009635DE" w:rsidRPr="000229F1" w:rsidRDefault="009635DE" w:rsidP="009635DE">
      <w:pPr>
        <w:jc w:val="both"/>
        <w:rPr>
          <w:sz w:val="20"/>
          <w:szCs w:val="20"/>
        </w:rPr>
      </w:pPr>
    </w:p>
    <w:p w14:paraId="79D64108" w14:textId="05CAEE5B" w:rsidR="009635DE" w:rsidRPr="000229F1" w:rsidRDefault="009635DE" w:rsidP="009635DE">
      <w:pPr>
        <w:jc w:val="both"/>
        <w:rPr>
          <w:sz w:val="20"/>
          <w:szCs w:val="20"/>
        </w:rPr>
      </w:pPr>
      <w:r w:rsidRPr="000229F1">
        <w:rPr>
          <w:sz w:val="20"/>
          <w:szCs w:val="20"/>
        </w:rPr>
        <w:t xml:space="preserve">A Mori Seiki </w:t>
      </w:r>
      <w:r w:rsidRPr="000229F1">
        <w:rPr>
          <w:rFonts w:eastAsia="Times New Roman"/>
          <w:sz w:val="22"/>
          <w:szCs w:val="22"/>
        </w:rPr>
        <w:t>NVD1500DCG</w:t>
      </w:r>
      <w:r w:rsidRPr="000229F1">
        <w:rPr>
          <w:sz w:val="20"/>
          <w:szCs w:val="20"/>
        </w:rPr>
        <w:t xml:space="preserve"> milling machine</w:t>
      </w:r>
      <w:r w:rsidR="002D19FB" w:rsidRPr="000229F1">
        <w:rPr>
          <w:sz w:val="20"/>
          <w:szCs w:val="20"/>
        </w:rPr>
        <w:t>,</w:t>
      </w:r>
      <w:r w:rsidRPr="000229F1">
        <w:rPr>
          <w:sz w:val="20"/>
          <w:szCs w:val="20"/>
        </w:rPr>
        <w:t xml:space="preserve"> </w:t>
      </w:r>
      <w:r w:rsidR="002D19FB" w:rsidRPr="000229F1">
        <w:rPr>
          <w:sz w:val="20"/>
          <w:szCs w:val="20"/>
        </w:rPr>
        <w:t xml:space="preserve">similar to the one shown in Figure 1a, </w:t>
      </w:r>
      <w:r w:rsidRPr="000229F1">
        <w:rPr>
          <w:sz w:val="20"/>
          <w:szCs w:val="20"/>
        </w:rPr>
        <w:t xml:space="preserve">was programmed to produce a number of simple ‘parts’ by removing material from a solid steel block. Each part consisted of </w:t>
      </w:r>
      <w:r w:rsidR="00EC6383">
        <w:rPr>
          <w:sz w:val="20"/>
          <w:szCs w:val="20"/>
        </w:rPr>
        <w:t>18</w:t>
      </w:r>
      <w:r w:rsidRPr="000229F1">
        <w:rPr>
          <w:sz w:val="20"/>
          <w:szCs w:val="20"/>
        </w:rPr>
        <w:t xml:space="preserve"> separate cutting actions performed by the milling machine. On average, each cutting action was performed in about </w:t>
      </w:r>
      <w:r w:rsidR="00EC6383">
        <w:rPr>
          <w:sz w:val="20"/>
          <w:szCs w:val="20"/>
        </w:rPr>
        <w:t>17</w:t>
      </w:r>
      <w:r w:rsidRPr="000229F1">
        <w:rPr>
          <w:sz w:val="20"/>
          <w:szCs w:val="20"/>
        </w:rPr>
        <w:t xml:space="preserve"> sec</w:t>
      </w:r>
      <w:r w:rsidR="00EC6383">
        <w:rPr>
          <w:sz w:val="20"/>
          <w:szCs w:val="20"/>
        </w:rPr>
        <w:t>onds, and each part took about 6</w:t>
      </w:r>
      <w:r w:rsidRPr="000229F1">
        <w:rPr>
          <w:sz w:val="20"/>
          <w:szCs w:val="20"/>
        </w:rPr>
        <w:t xml:space="preserve"> minute</w:t>
      </w:r>
      <w:r w:rsidR="00EC6383">
        <w:rPr>
          <w:sz w:val="20"/>
          <w:szCs w:val="20"/>
        </w:rPr>
        <w:t>s</w:t>
      </w:r>
      <w:r w:rsidRPr="000229F1">
        <w:rPr>
          <w:sz w:val="20"/>
          <w:szCs w:val="20"/>
        </w:rPr>
        <w:t xml:space="preserve"> to produce. The machine was instructed to produce parts until the cutting tool became severely damaged, or the cutting tool broke. A total of 23 tools were used to produce 100 parts.</w:t>
      </w:r>
    </w:p>
    <w:p w14:paraId="126BE832" w14:textId="7AEC6035" w:rsidR="009635DE" w:rsidRPr="000229F1" w:rsidRDefault="009635DE" w:rsidP="00F552B1">
      <w:pPr>
        <w:jc w:val="both"/>
        <w:rPr>
          <w:sz w:val="20"/>
          <w:szCs w:val="20"/>
        </w:rPr>
      </w:pPr>
    </w:p>
    <w:p w14:paraId="1750F17E" w14:textId="4E617FD8" w:rsidR="00F552B1" w:rsidRPr="000229F1" w:rsidRDefault="00F552B1" w:rsidP="00F552B1">
      <w:pPr>
        <w:jc w:val="both"/>
        <w:rPr>
          <w:sz w:val="20"/>
          <w:szCs w:val="20"/>
        </w:rPr>
      </w:pPr>
      <w:r w:rsidRPr="000229F1">
        <w:rPr>
          <w:sz w:val="20"/>
          <w:szCs w:val="20"/>
        </w:rPr>
        <w:t xml:space="preserve">The operating parameters of the machine were adjusted to artificially increase the rate of tool-wear. In a normal manufacturing environment, machine tools tend to last several days. In this experiment the operating lifetime of the machine tool was reduced to about </w:t>
      </w:r>
      <w:r w:rsidR="00EC6383">
        <w:rPr>
          <w:sz w:val="20"/>
          <w:szCs w:val="20"/>
        </w:rPr>
        <w:t>3</w:t>
      </w:r>
      <w:r w:rsidRPr="000229F1">
        <w:rPr>
          <w:sz w:val="20"/>
          <w:szCs w:val="20"/>
        </w:rPr>
        <w:t xml:space="preserve">0 minutes by increasing the feed rate and the reducing the rotation speed. </w:t>
      </w:r>
    </w:p>
    <w:p w14:paraId="7197C383" w14:textId="4218FFBB" w:rsidR="008A2224" w:rsidRPr="000229F1" w:rsidRDefault="008A2224" w:rsidP="00591B6B">
      <w:pPr>
        <w:rPr>
          <w:b/>
          <w:sz w:val="20"/>
          <w:szCs w:val="20"/>
        </w:rPr>
      </w:pPr>
    </w:p>
    <w:p w14:paraId="63693C1D" w14:textId="28143F10" w:rsidR="00F02E1D" w:rsidRPr="000229F1" w:rsidRDefault="00695696" w:rsidP="009635DE">
      <w:pPr>
        <w:jc w:val="both"/>
        <w:rPr>
          <w:sz w:val="20"/>
          <w:szCs w:val="20"/>
        </w:rPr>
      </w:pPr>
      <w:r w:rsidRPr="000229F1">
        <w:rPr>
          <w:sz w:val="20"/>
          <w:szCs w:val="20"/>
        </w:rPr>
        <w:t xml:space="preserve">An </w:t>
      </w:r>
      <w:proofErr w:type="spellStart"/>
      <w:r w:rsidRPr="000229F1">
        <w:rPr>
          <w:sz w:val="20"/>
          <w:szCs w:val="20"/>
        </w:rPr>
        <w:t>InfiniteUptime</w:t>
      </w:r>
      <w:proofErr w:type="spellEnd"/>
      <w:r w:rsidRPr="000229F1">
        <w:rPr>
          <w:sz w:val="20"/>
          <w:szCs w:val="20"/>
        </w:rPr>
        <w:t xml:space="preserve"> sensor was used to measure the audio and </w:t>
      </w:r>
      <w:r w:rsidR="009635DE" w:rsidRPr="000229F1">
        <w:rPr>
          <w:sz w:val="20"/>
          <w:szCs w:val="20"/>
        </w:rPr>
        <w:t>acceleration</w:t>
      </w:r>
      <w:r w:rsidRPr="000229F1">
        <w:rPr>
          <w:sz w:val="20"/>
          <w:szCs w:val="20"/>
        </w:rPr>
        <w:t xml:space="preserve"> signal inside the milling machine while the machine was operational. The acceleration signal was recorded at 1000 Hz while the audio signal was recorded at 8000 Hz.</w:t>
      </w:r>
      <w:r w:rsidR="009635DE" w:rsidRPr="000229F1">
        <w:rPr>
          <w:sz w:val="20"/>
          <w:szCs w:val="20"/>
        </w:rPr>
        <w:t xml:space="preserve"> </w:t>
      </w:r>
      <w:r w:rsidR="003E6222">
        <w:rPr>
          <w:sz w:val="20"/>
          <w:szCs w:val="20"/>
        </w:rPr>
        <w:t>The acceleration was measured the x-, y- and z-directions</w:t>
      </w:r>
      <w:r w:rsidR="009635DE" w:rsidRPr="000229F1">
        <w:rPr>
          <w:sz w:val="20"/>
          <w:szCs w:val="20"/>
        </w:rPr>
        <w:t>. The sensor was waterproof, allowing it to be placed directly beneath the part being manufactured.</w:t>
      </w:r>
    </w:p>
    <w:p w14:paraId="57341E98" w14:textId="2292ADC2" w:rsidR="00F02E1D" w:rsidRPr="000229F1" w:rsidRDefault="00F02E1D" w:rsidP="00591B6B">
      <w:pPr>
        <w:rPr>
          <w:b/>
          <w:sz w:val="20"/>
          <w:szCs w:val="20"/>
        </w:rPr>
      </w:pPr>
    </w:p>
    <w:p w14:paraId="4C13108F" w14:textId="77777777" w:rsidR="00FE1A1E" w:rsidRPr="000229F1" w:rsidRDefault="00FE1A1E" w:rsidP="00591B6B">
      <w:pPr>
        <w:rPr>
          <w:b/>
          <w:sz w:val="20"/>
          <w:szCs w:val="20"/>
        </w:rPr>
      </w:pPr>
    </w:p>
    <w:p w14:paraId="556DDD85" w14:textId="77777777" w:rsidR="00083AA2" w:rsidRPr="000229F1" w:rsidRDefault="00083AA2" w:rsidP="00FE1A1E">
      <w:pPr>
        <w:jc w:val="both"/>
        <w:rPr>
          <w:sz w:val="20"/>
          <w:szCs w:val="20"/>
        </w:rPr>
      </w:pPr>
    </w:p>
    <w:p w14:paraId="72D812BA" w14:textId="77777777" w:rsidR="00083AA2" w:rsidRPr="000229F1" w:rsidRDefault="00083AA2" w:rsidP="00083AA2">
      <w:pPr>
        <w:jc w:val="both"/>
        <w:rPr>
          <w:sz w:val="20"/>
          <w:szCs w:val="20"/>
        </w:rPr>
      </w:pPr>
    </w:p>
    <w:p w14:paraId="47F7669C" w14:textId="7A398821" w:rsidR="002D19FB" w:rsidRPr="000229F1" w:rsidRDefault="002D19FB">
      <w:pPr>
        <w:rPr>
          <w:sz w:val="22"/>
          <w:szCs w:val="22"/>
        </w:rPr>
      </w:pPr>
      <w:r w:rsidRPr="000229F1">
        <w:rPr>
          <w:sz w:val="22"/>
          <w:szCs w:val="22"/>
        </w:rPr>
        <w:br w:type="page"/>
      </w:r>
    </w:p>
    <w:p w14:paraId="62463C6A" w14:textId="77777777" w:rsidR="00C117AD" w:rsidRPr="000229F1"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lastRenderedPageBreak/>
        <w:t>3. DATA AGGREGATION</w:t>
      </w:r>
    </w:p>
    <w:p w14:paraId="3B88A2DF" w14:textId="77777777" w:rsidR="00C117AD" w:rsidRDefault="00C117AD" w:rsidP="00C117AD">
      <w:pPr>
        <w:tabs>
          <w:tab w:val="left" w:pos="2248"/>
        </w:tabs>
        <w:rPr>
          <w:sz w:val="20"/>
          <w:szCs w:val="20"/>
        </w:rPr>
      </w:pPr>
    </w:p>
    <w:p w14:paraId="03DD223A" w14:textId="77777777" w:rsidR="00C117AD" w:rsidRPr="00A74C08" w:rsidRDefault="00C117AD" w:rsidP="00C117AD">
      <w:pPr>
        <w:tabs>
          <w:tab w:val="left" w:pos="2248"/>
        </w:tabs>
        <w:rPr>
          <w:b/>
          <w:sz w:val="20"/>
          <w:szCs w:val="20"/>
        </w:rPr>
      </w:pPr>
      <w:r w:rsidRPr="00A74C08">
        <w:rPr>
          <w:b/>
          <w:sz w:val="20"/>
          <w:szCs w:val="20"/>
        </w:rPr>
        <w:t>Re</w:t>
      </w:r>
      <w:r>
        <w:rPr>
          <w:b/>
          <w:sz w:val="20"/>
          <w:szCs w:val="20"/>
        </w:rPr>
        <w:t>cording the time series</w:t>
      </w:r>
    </w:p>
    <w:p w14:paraId="0E72FD7B" w14:textId="544D5D4A" w:rsidR="000E23D1" w:rsidRDefault="00C117AD" w:rsidP="00C117AD">
      <w:pPr>
        <w:tabs>
          <w:tab w:val="left" w:pos="2248"/>
        </w:tabs>
        <w:jc w:val="both"/>
        <w:rPr>
          <w:sz w:val="20"/>
          <w:szCs w:val="20"/>
        </w:rPr>
      </w:pPr>
      <w:r>
        <w:rPr>
          <w:sz w:val="20"/>
          <w:szCs w:val="20"/>
        </w:rPr>
        <w:t>The acceleration and acoustic signals are measured continuously during the operation of the machine. We denote the</w:t>
      </w:r>
      <w:r w:rsidRPr="000229F1">
        <w:rPr>
          <w:sz w:val="20"/>
          <w:szCs w:val="20"/>
        </w:rPr>
        <w:t xml:space="preserve"> three acceleration time-series signals</w:t>
      </w:r>
      <w:r>
        <w:rPr>
          <w:sz w:val="20"/>
          <w:szCs w:val="20"/>
        </w:rPr>
        <w:t xml:space="preserve"> as</w:t>
      </w:r>
      <w:r w:rsidRPr="000229F1">
        <w:rPr>
          <w:sz w:val="20"/>
          <w:szCs w:val="20"/>
        </w:rPr>
        <w:t xml:space="preserve"> </w:t>
      </w:r>
      <m:oMath>
        <m:sSub>
          <m:sSubPr>
            <m:ctrlPr>
              <w:ins w:id="0"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ins w:id="1"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ins w:id="2" w:author="Max Ferguson" w:date="2016-07-01T14:07:00Z">
                <w:rPr>
                  <w:rFonts w:ascii="Cambria Math" w:hAnsi="Cambria Math"/>
                  <w:i/>
                  <w:sz w:val="20"/>
                  <w:szCs w:val="20"/>
                </w:rPr>
              </w:ins>
            </m:ctrlPr>
          </m:sSubPr>
          <m:e>
            <m:r>
              <w:rPr>
                <w:rFonts w:ascii="Cambria Math" w:hAnsi="Cambria Math"/>
                <w:sz w:val="20"/>
                <w:szCs w:val="20"/>
              </w:rPr>
              <m:t xml:space="preserve"> s</m:t>
            </m:r>
          </m:e>
          <m:sub>
            <m:r>
              <w:rPr>
                <w:rFonts w:ascii="Cambria Math" w:hAnsi="Cambria Math"/>
                <w:sz w:val="20"/>
                <w:szCs w:val="20"/>
              </w:rPr>
              <m:t>z</m:t>
            </m:r>
          </m:sub>
        </m:sSub>
        <m:r>
          <w:rPr>
            <w:rFonts w:ascii="Cambria Math" w:hAnsi="Cambria Math"/>
            <w:sz w:val="20"/>
            <w:szCs w:val="20"/>
          </w:rPr>
          <m:t>(t)</m:t>
        </m:r>
      </m:oMath>
      <w:r>
        <w:rPr>
          <w:sz w:val="20"/>
          <w:szCs w:val="20"/>
        </w:rPr>
        <w:t xml:space="preserve"> </w:t>
      </w:r>
      <w:r w:rsidRPr="000229F1">
        <w:rPr>
          <w:sz w:val="20"/>
          <w:szCs w:val="20"/>
        </w:rPr>
        <w:t xml:space="preserve">and </w:t>
      </w:r>
      <w:r>
        <w:rPr>
          <w:sz w:val="20"/>
          <w:szCs w:val="20"/>
        </w:rPr>
        <w:t>the</w:t>
      </w:r>
      <w:r w:rsidRPr="000229F1">
        <w:rPr>
          <w:sz w:val="20"/>
          <w:szCs w:val="20"/>
        </w:rPr>
        <w:t xml:space="preserve"> audio signal</w:t>
      </w:r>
      <w:r>
        <w:rPr>
          <w:sz w:val="20"/>
          <w:szCs w:val="20"/>
        </w:rPr>
        <w:t xml:space="preserve"> as</w:t>
      </w:r>
      <w:r w:rsidRPr="000229F1">
        <w:rPr>
          <w:sz w:val="20"/>
          <w:szCs w:val="20"/>
        </w:rPr>
        <w:t xml:space="preserve"> </w:t>
      </w:r>
      <m:oMath>
        <m:sSub>
          <m:sSubPr>
            <m:ctrlPr>
              <w:ins w:id="3"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a</m:t>
            </m:r>
          </m:sub>
        </m:sSub>
        <m:r>
          <w:rPr>
            <w:rFonts w:ascii="Cambria Math" w:hAnsi="Cambria Math"/>
            <w:sz w:val="20"/>
            <w:szCs w:val="20"/>
          </w:rPr>
          <m:t>(t)</m:t>
        </m:r>
      </m:oMath>
      <w:r>
        <w:rPr>
          <w:sz w:val="20"/>
          <w:szCs w:val="20"/>
        </w:rPr>
        <w:t>. The acceleration signals are recorded with a 1000 Hz sample rate and the audio signals are recorded with an 8000 Hz sample rate</w:t>
      </w:r>
      <w:r w:rsidR="000E23D1">
        <w:rPr>
          <w:sz w:val="20"/>
          <w:szCs w:val="20"/>
        </w:rPr>
        <w:t>.</w:t>
      </w:r>
    </w:p>
    <w:p w14:paraId="17C74FCE" w14:textId="77777777" w:rsidR="000E23D1" w:rsidRDefault="000E23D1" w:rsidP="00C117AD">
      <w:pPr>
        <w:tabs>
          <w:tab w:val="left" w:pos="2248"/>
        </w:tabs>
        <w:jc w:val="both"/>
        <w:rPr>
          <w:sz w:val="20"/>
          <w:szCs w:val="20"/>
        </w:rPr>
      </w:pPr>
    </w:p>
    <w:p w14:paraId="21CA1048" w14:textId="02DDA42E" w:rsidR="00C117AD" w:rsidRDefault="000E23D1" w:rsidP="00C117AD">
      <w:pPr>
        <w:tabs>
          <w:tab w:val="left" w:pos="2248"/>
        </w:tabs>
        <w:jc w:val="both"/>
        <w:rPr>
          <w:sz w:val="20"/>
          <w:szCs w:val="20"/>
        </w:rPr>
      </w:pPr>
      <w:r>
        <w:rPr>
          <w:i/>
          <w:sz w:val="20"/>
          <w:szCs w:val="20"/>
        </w:rPr>
        <w:t xml:space="preserve">I initially discussed how the three signals were combined using RMS: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rad>
          <m:radPr>
            <m:degHide m:val="1"/>
            <m:ctrlPr>
              <w:rPr>
                <w:rFonts w:ascii="Cambria Math" w:hAnsi="Cambria Math"/>
                <w:i/>
                <w:sz w:val="20"/>
                <w:szCs w:val="20"/>
              </w:rPr>
            </m:ctrlPr>
          </m:radPr>
          <m:deg/>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x</m:t>
                </m:r>
              </m:sub>
              <m:sup>
                <m:r>
                  <w:rPr>
                    <w:rFonts w:ascii="Cambria Math" w:hAnsi="Cambria Math"/>
                    <w:sz w:val="20"/>
                    <w:szCs w:val="20"/>
                  </w:rPr>
                  <m:t>2</m:t>
                </m:r>
              </m:sup>
            </m:sSubSup>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y</m:t>
                </m:r>
              </m:sub>
              <m:sup>
                <m:r>
                  <w:rPr>
                    <w:rFonts w:ascii="Cambria Math" w:hAnsi="Cambria Math"/>
                    <w:sz w:val="20"/>
                    <w:szCs w:val="20"/>
                  </w:rPr>
                  <m:t>2</m:t>
                </m:r>
              </m:sup>
            </m:sSubSup>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z</m:t>
                </m:r>
              </m:sub>
              <m:sup>
                <m:r>
                  <w:rPr>
                    <w:rFonts w:ascii="Cambria Math" w:hAnsi="Cambria Math"/>
                    <w:sz w:val="20"/>
                    <w:szCs w:val="20"/>
                  </w:rPr>
                  <m:t>2</m:t>
                </m:r>
              </m:sup>
            </m:sSubSup>
            <m:d>
              <m:dPr>
                <m:ctrlPr>
                  <w:rPr>
                    <w:rFonts w:ascii="Cambria Math" w:hAnsi="Cambria Math"/>
                    <w:i/>
                    <w:sz w:val="20"/>
                    <w:szCs w:val="20"/>
                  </w:rPr>
                </m:ctrlPr>
              </m:dPr>
              <m:e>
                <m:r>
                  <w:rPr>
                    <w:rFonts w:ascii="Cambria Math" w:hAnsi="Cambria Math"/>
                    <w:sz w:val="20"/>
                    <w:szCs w:val="20"/>
                  </w:rPr>
                  <m:t>t</m:t>
                </m:r>
              </m:e>
            </m:d>
          </m:e>
        </m:rad>
      </m:oMath>
      <w:r>
        <w:rPr>
          <w:i/>
          <w:sz w:val="20"/>
          <w:szCs w:val="20"/>
        </w:rPr>
        <w:t xml:space="preserve"> but then I realized this approach is totally wrong. In this case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oMath>
      <w:r>
        <w:rPr>
          <w:i/>
          <w:sz w:val="20"/>
          <w:szCs w:val="20"/>
        </w:rPr>
        <w:t xml:space="preserve"> is now limited to positive numbers, and the Fourier transform will look more like </w:t>
      </w:r>
      <m:oMath>
        <m:r>
          <m:rPr>
            <m:scr m:val="script"/>
          </m:rPr>
          <w:rPr>
            <w:rFonts w:ascii="Cambria Math" w:hAnsi="Cambria Math"/>
            <w:sz w:val="20"/>
            <w:szCs w:val="20"/>
          </w:rPr>
          <m:t>F</m:t>
        </m:r>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e>
            </m:d>
          </m:e>
        </m:d>
      </m:oMath>
      <w:r>
        <w:rPr>
          <w:i/>
          <w:sz w:val="20"/>
          <w:szCs w:val="20"/>
        </w:rPr>
        <w:t xml:space="preserve"> than </w:t>
      </w:r>
      <m:oMath>
        <m:r>
          <m:rPr>
            <m:scr m:val="script"/>
          </m:rPr>
          <w:rPr>
            <w:rFonts w:ascii="Cambria Math" w:hAnsi="Cambria Math"/>
            <w:sz w:val="20"/>
            <w:szCs w:val="20"/>
          </w:rPr>
          <m:t>F</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e>
        </m:d>
      </m:oMath>
      <w:r>
        <w:rPr>
          <w:i/>
          <w:sz w:val="20"/>
          <w:szCs w:val="20"/>
        </w:rPr>
        <w:t>. My workaround was to find the periodogram of each signal independently and the combine the periodograms in the frequency domain.</w:t>
      </w:r>
    </w:p>
    <w:p w14:paraId="5641806D" w14:textId="77777777" w:rsidR="00C117AD" w:rsidRPr="0064589B" w:rsidRDefault="00C117AD" w:rsidP="00C117AD">
      <w:pPr>
        <w:tabs>
          <w:tab w:val="left" w:pos="2248"/>
        </w:tabs>
        <w:rPr>
          <w:sz w:val="20"/>
          <w:szCs w:val="20"/>
        </w:rPr>
      </w:pPr>
    </w:p>
    <w:p w14:paraId="29E8C684" w14:textId="4B208299" w:rsidR="00C117AD" w:rsidRPr="0064589B" w:rsidRDefault="00FB6919" w:rsidP="00C117AD">
      <w:pPr>
        <w:tabs>
          <w:tab w:val="left" w:pos="2248"/>
        </w:tabs>
        <w:rPr>
          <w:b/>
          <w:sz w:val="20"/>
          <w:szCs w:val="20"/>
        </w:rPr>
      </w:pPr>
      <w:r>
        <w:rPr>
          <w:b/>
          <w:sz w:val="20"/>
          <w:szCs w:val="20"/>
        </w:rPr>
        <w:t>Discretizing the time series</w:t>
      </w:r>
    </w:p>
    <w:p w14:paraId="62148586" w14:textId="79471841" w:rsidR="00C117AD" w:rsidRPr="0064589B" w:rsidRDefault="00C117AD" w:rsidP="00C117AD">
      <w:pPr>
        <w:tabs>
          <w:tab w:val="left" w:pos="2248"/>
        </w:tabs>
        <w:jc w:val="both"/>
        <w:rPr>
          <w:iCs/>
          <w:color w:val="252525"/>
          <w:sz w:val="20"/>
          <w:szCs w:val="20"/>
          <w:shd w:val="clear" w:color="auto" w:fill="FFFFFF"/>
        </w:rPr>
      </w:pPr>
      <w:r w:rsidRPr="0064589B">
        <w:rPr>
          <w:sz w:val="20"/>
          <w:szCs w:val="20"/>
        </w:rPr>
        <w:t xml:space="preserve">The milling machine performs a number of operations </w:t>
      </w:r>
      <w:r w:rsidRPr="0064589B">
        <w:rPr>
          <w:iCs/>
          <w:color w:val="252525"/>
          <w:sz w:val="20"/>
          <w:szCs w:val="20"/>
          <w:shd w:val="clear" w:color="auto" w:fill="FFFFFF"/>
        </w:rPr>
        <w:t>to produce a part. We classify each operation as either a climb cutting, conventional cutting or air cutting operation, based on the type of cutting strategy that the machine is employing whilst performing an operation on the part. A physical interpretation of th</w:t>
      </w:r>
      <w:r w:rsidR="00363ECB">
        <w:rPr>
          <w:iCs/>
          <w:color w:val="252525"/>
          <w:sz w:val="20"/>
          <w:szCs w:val="20"/>
          <w:shd w:val="clear" w:color="auto" w:fill="FFFFFF"/>
        </w:rPr>
        <w:t>ese actions has been described in an earlier work</w:t>
      </w:r>
      <w:r w:rsidR="00FF4443">
        <w:rPr>
          <w:sz w:val="20"/>
          <w:szCs w:val="20"/>
        </w:rPr>
        <w:t xml:space="preserve"> </w:t>
      </w:r>
      <w:r w:rsidR="00FB6919">
        <w:rPr>
          <w:sz w:val="20"/>
          <w:szCs w:val="20"/>
        </w:rPr>
        <w:fldChar w:fldCharType="begin"/>
      </w:r>
      <w:r w:rsidR="00FB6919">
        <w:rPr>
          <w:sz w:val="20"/>
          <w:szCs w:val="20"/>
        </w:rPr>
        <w:instrText xml:space="preserve"> ADDIN ZOTERO_ITEM CSL_CITATION {"citationID":"1efduneiqi","properties":{"formattedCitation":"[9]","plainCitation":"[9]"},"citationItems":[{"id":17,"uris":["http://zotero.org/users/local/549H0eaJ/items/4A5RSK2D"],"uri":["http://zotero.org/users/local/549H0eaJ/items/4A5RSK2D"],"itemData":{"id":17,"type":"paper-conference","title":"An intelligent machine monitoring system for energy prediction using a Gaussian Process regression","container-title":"Big Data (Big Data), 2014 IEEE International Conference on","page":"978-986","DOI":"10.1109/BigData.2014.7004331","author":[{"family":"Bhinge","given":"R."},{"family":"Biswas","given":"N."},{"family":"Dornfeld","given":"D."},{"family":"Park","given":"J."},{"family":"Law","given":"K. H."},{"family":"Helu","given":"M."},{"family":"Rachuri","given":"S."}],"issued":{"date-parts":[["2014",10]]}}}],"schema":"https://github.com/citation-style-language/schema/raw/master/csl-citation.json"} </w:instrText>
      </w:r>
      <w:r w:rsidR="00FB6919">
        <w:rPr>
          <w:sz w:val="20"/>
          <w:szCs w:val="20"/>
        </w:rPr>
        <w:fldChar w:fldCharType="separate"/>
      </w:r>
      <w:r w:rsidR="00FB6919">
        <w:rPr>
          <w:noProof/>
          <w:sz w:val="20"/>
          <w:szCs w:val="20"/>
        </w:rPr>
        <w:t>[9]</w:t>
      </w:r>
      <w:r w:rsidR="00FB6919">
        <w:rPr>
          <w:sz w:val="20"/>
          <w:szCs w:val="20"/>
        </w:rPr>
        <w:fldChar w:fldCharType="end"/>
      </w:r>
      <w:r w:rsidRPr="0064589B">
        <w:rPr>
          <w:iCs/>
          <w:color w:val="252525"/>
          <w:sz w:val="20"/>
          <w:szCs w:val="20"/>
          <w:shd w:val="clear" w:color="auto" w:fill="FFFFFF"/>
        </w:rPr>
        <w:t xml:space="preserve">. We use the </w:t>
      </w:r>
      <w:r>
        <w:rPr>
          <w:iCs/>
          <w:color w:val="252525"/>
          <w:sz w:val="20"/>
          <w:szCs w:val="20"/>
          <w:shd w:val="clear" w:color="auto" w:fill="FFFFFF"/>
        </w:rPr>
        <w:t>su</w:t>
      </w:r>
      <w:r w:rsidR="00363ECB">
        <w:rPr>
          <w:iCs/>
          <w:color w:val="252525"/>
          <w:sz w:val="20"/>
          <w:szCs w:val="20"/>
          <w:shd w:val="clear" w:color="auto" w:fill="FFFFFF"/>
        </w:rPr>
        <w:t>per</w:t>
      </w:r>
      <w:r>
        <w:rPr>
          <w:iCs/>
          <w:color w:val="252525"/>
          <w:sz w:val="20"/>
          <w:szCs w:val="20"/>
          <w:shd w:val="clear" w:color="auto" w:fill="FFFFFF"/>
        </w:rPr>
        <w:t>script</w:t>
      </w:r>
      <w:r w:rsidRPr="0064589B">
        <w:rPr>
          <w:iCs/>
          <w:color w:val="252525"/>
          <w:sz w:val="20"/>
          <w:szCs w:val="20"/>
          <w:shd w:val="clear" w:color="auto" w:fill="FFFFFF"/>
        </w:rPr>
        <w:t xml:space="preserve"> </w:t>
      </w:r>
      <m:oMath>
        <m:r>
          <w:rPr>
            <w:rFonts w:ascii="Cambria Math" w:hAnsi="Cambria Math"/>
            <w:sz w:val="20"/>
            <w:szCs w:val="20"/>
          </w:rPr>
          <m:t>i ∈1...n</m:t>
        </m:r>
      </m:oMath>
      <w:r>
        <w:rPr>
          <w:sz w:val="20"/>
          <w:szCs w:val="20"/>
        </w:rPr>
        <w:t xml:space="preserve"> to denote </w:t>
      </w:r>
      <w:r w:rsidR="00FB6919">
        <w:rPr>
          <w:sz w:val="20"/>
          <w:szCs w:val="20"/>
        </w:rPr>
        <w:t xml:space="preserve">each cutting </w:t>
      </w:r>
      <w:r>
        <w:rPr>
          <w:sz w:val="20"/>
          <w:szCs w:val="20"/>
        </w:rPr>
        <w:t>operation perf</w:t>
      </w:r>
      <w:r w:rsidR="00363ECB">
        <w:rPr>
          <w:sz w:val="20"/>
          <w:szCs w:val="20"/>
        </w:rPr>
        <w:t>ormed by the machine, and the sub</w:t>
      </w:r>
      <w:r>
        <w:rPr>
          <w:sz w:val="20"/>
          <w:szCs w:val="20"/>
        </w:rPr>
        <w:t xml:space="preserve">script </w:t>
      </w:r>
      <m:oMath>
        <m:r>
          <w:rPr>
            <w:rFonts w:ascii="Cambria Math" w:hAnsi="Cambria Math"/>
            <w:sz w:val="20"/>
            <w:szCs w:val="20"/>
          </w:rPr>
          <m:t>q ∈1,2,3</m:t>
        </m:r>
      </m:oMath>
      <w:r>
        <w:rPr>
          <w:sz w:val="20"/>
          <w:szCs w:val="20"/>
        </w:rPr>
        <w:t xml:space="preserve"> to denote the type of action (</w:t>
      </w:r>
      <w:r>
        <w:rPr>
          <w:iCs/>
          <w:color w:val="252525"/>
          <w:sz w:val="20"/>
          <w:szCs w:val="20"/>
          <w:shd w:val="clear" w:color="auto" w:fill="FFFFFF"/>
        </w:rPr>
        <w:t>air cutting, conventional cutting, climb</w:t>
      </w:r>
      <w:r w:rsidRPr="0064589B">
        <w:rPr>
          <w:iCs/>
          <w:color w:val="252525"/>
          <w:sz w:val="20"/>
          <w:szCs w:val="20"/>
          <w:shd w:val="clear" w:color="auto" w:fill="FFFFFF"/>
        </w:rPr>
        <w:t xml:space="preserve"> cutting</w:t>
      </w:r>
      <w:r>
        <w:rPr>
          <w:sz w:val="20"/>
          <w:szCs w:val="20"/>
        </w:rPr>
        <w:t>).</w:t>
      </w:r>
      <w:r>
        <w:rPr>
          <w:iCs/>
          <w:color w:val="252525"/>
          <w:sz w:val="20"/>
          <w:szCs w:val="20"/>
          <w:shd w:val="clear" w:color="auto" w:fill="FFFFFF"/>
        </w:rPr>
        <w:t xml:space="preserve"> The type of action being performed by the machine </w:t>
      </w:r>
      <w:r w:rsidR="00FB6919">
        <w:rPr>
          <w:iCs/>
          <w:color w:val="252525"/>
          <w:sz w:val="20"/>
          <w:szCs w:val="20"/>
          <w:shd w:val="clear" w:color="auto" w:fill="FFFFFF"/>
        </w:rPr>
        <w:t xml:space="preserve">is </w:t>
      </w:r>
      <w:r>
        <w:rPr>
          <w:iCs/>
          <w:color w:val="252525"/>
          <w:sz w:val="20"/>
          <w:szCs w:val="20"/>
          <w:shd w:val="clear" w:color="auto" w:fill="FFFFFF"/>
        </w:rPr>
        <w:t xml:space="preserve">obtained from the G-code provided by the milling machine </w:t>
      </w:r>
      <w:r w:rsidRPr="00C365BE">
        <w:rPr>
          <w:iCs/>
          <w:color w:val="252525"/>
          <w:sz w:val="20"/>
          <w:szCs w:val="20"/>
          <w:highlight w:val="yellow"/>
          <w:shd w:val="clear" w:color="auto" w:fill="FFFFFF"/>
        </w:rPr>
        <w:t>[</w:t>
      </w:r>
      <w:proofErr w:type="spellStart"/>
      <w:r w:rsidRPr="00C365BE">
        <w:rPr>
          <w:iCs/>
          <w:color w:val="252525"/>
          <w:sz w:val="20"/>
          <w:szCs w:val="20"/>
          <w:highlight w:val="yellow"/>
          <w:shd w:val="clear" w:color="auto" w:fill="FFFFFF"/>
        </w:rPr>
        <w:t>Raunak</w:t>
      </w:r>
      <w:proofErr w:type="spellEnd"/>
      <w:r w:rsidRPr="00C365BE">
        <w:rPr>
          <w:iCs/>
          <w:color w:val="252525"/>
          <w:sz w:val="20"/>
          <w:szCs w:val="20"/>
          <w:highlight w:val="yellow"/>
          <w:shd w:val="clear" w:color="auto" w:fill="FFFFFF"/>
        </w:rPr>
        <w:t xml:space="preserve"> to check].</w:t>
      </w:r>
      <w:r>
        <w:rPr>
          <w:iCs/>
          <w:color w:val="252525"/>
          <w:sz w:val="20"/>
          <w:szCs w:val="20"/>
          <w:shd w:val="clear" w:color="auto" w:fill="FFFFFF"/>
        </w:rPr>
        <w:t xml:space="preserve"> </w:t>
      </w:r>
      <w:r w:rsidRPr="00662AF1">
        <w:rPr>
          <w:sz w:val="20"/>
          <w:szCs w:val="20"/>
          <w:highlight w:val="yellow"/>
        </w:rPr>
        <w:t>Figure 2 demonstrates that the production of a part in this work required 7 climb cutting actions, 8 conventional cutting actions. Each cutting action is separated by a brief air-cutting action, in which the machine pauses briefly between actions.</w:t>
      </w:r>
      <w:r>
        <w:rPr>
          <w:sz w:val="20"/>
          <w:szCs w:val="20"/>
        </w:rPr>
        <w:t xml:space="preserve"> </w:t>
      </w:r>
    </w:p>
    <w:p w14:paraId="48536223" w14:textId="77777777" w:rsidR="00C117AD" w:rsidRDefault="00C117AD" w:rsidP="00C117AD">
      <w:pPr>
        <w:tabs>
          <w:tab w:val="left" w:pos="2248"/>
        </w:tabs>
        <w:jc w:val="both"/>
        <w:rPr>
          <w:sz w:val="20"/>
          <w:szCs w:val="20"/>
        </w:rPr>
      </w:pPr>
    </w:p>
    <w:p w14:paraId="1564B6CA" w14:textId="5C2A7867" w:rsidR="00C117AD" w:rsidRDefault="00C117AD" w:rsidP="00C117AD">
      <w:pPr>
        <w:tabs>
          <w:tab w:val="left" w:pos="2248"/>
        </w:tabs>
        <w:jc w:val="both"/>
        <w:rPr>
          <w:sz w:val="20"/>
          <w:szCs w:val="20"/>
        </w:rPr>
      </w:pPr>
      <w:r>
        <w:rPr>
          <w:sz w:val="20"/>
          <w:szCs w:val="20"/>
        </w:rPr>
        <w:t>The milling machine G-code is used to divide the signal</w:t>
      </w:r>
      <w:r w:rsidRPr="00A74C08">
        <w:rPr>
          <w:sz w:val="20"/>
          <w:szCs w:val="20"/>
        </w:rPr>
        <w:t xml:space="preserve"> </w:t>
      </w:r>
      <m:oMath>
        <m:r>
          <w:rPr>
            <w:rFonts w:ascii="Cambria Math" w:hAnsi="Cambria Math"/>
            <w:sz w:val="20"/>
            <w:szCs w:val="20"/>
          </w:rPr>
          <m:t>s</m:t>
        </m:r>
      </m:oMath>
      <w:r>
        <w:rPr>
          <w:sz w:val="20"/>
          <w:szCs w:val="20"/>
        </w:rPr>
        <w:t xml:space="preserve"> into a series of shorter signals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oMath>
      <w:r>
        <w:rPr>
          <w:sz w:val="20"/>
          <w:szCs w:val="20"/>
        </w:rPr>
        <w:t xml:space="preserve">, corresponding to the signal produced during operation </w:t>
      </w:r>
      <m:oMath>
        <m:r>
          <w:rPr>
            <w:rFonts w:ascii="Cambria Math" w:hAnsi="Cambria Math"/>
            <w:sz w:val="20"/>
            <w:szCs w:val="20"/>
          </w:rPr>
          <m:t>i</m:t>
        </m:r>
      </m:oMath>
      <w:r>
        <w:rPr>
          <w:i/>
          <w:sz w:val="20"/>
          <w:szCs w:val="20"/>
        </w:rPr>
        <w:t xml:space="preserve"> </w:t>
      </w:r>
      <w:r>
        <w:rPr>
          <w:sz w:val="20"/>
          <w:szCs w:val="20"/>
        </w:rPr>
        <w:t xml:space="preserve">with operation type </w:t>
      </w:r>
      <w:r w:rsidR="00FB6919">
        <w:rPr>
          <w:i/>
          <w:sz w:val="20"/>
          <w:szCs w:val="20"/>
        </w:rPr>
        <w:t>q</w:t>
      </w:r>
      <w:r>
        <w:rPr>
          <w:sz w:val="20"/>
          <w:szCs w:val="20"/>
        </w:rPr>
        <w:t>. The vibration signals contained 6142 points on average and the audio signals contained 49136 points on average.</w:t>
      </w:r>
    </w:p>
    <w:p w14:paraId="597ADDE5" w14:textId="77777777" w:rsidR="00F6029D" w:rsidRDefault="00F6029D" w:rsidP="00C117AD">
      <w:pPr>
        <w:tabs>
          <w:tab w:val="left" w:pos="2248"/>
        </w:tabs>
        <w:jc w:val="both"/>
        <w:rPr>
          <w:sz w:val="20"/>
          <w:szCs w:val="20"/>
        </w:rPr>
      </w:pPr>
    </w:p>
    <w:p w14:paraId="357B3B86" w14:textId="77777777" w:rsidR="00CF3093" w:rsidRDefault="00CF3093">
      <w:pPr>
        <w:rPr>
          <w:sz w:val="20"/>
          <w:szCs w:val="20"/>
        </w:rPr>
      </w:pPr>
    </w:p>
    <w:p w14:paraId="6D121CF3" w14:textId="124B5856" w:rsidR="00F6029D" w:rsidRDefault="00F6029D" w:rsidP="00F6029D">
      <w:pPr>
        <w:keepNext/>
      </w:pPr>
      <w:r>
        <w:rPr>
          <w:noProof/>
          <w:sz w:val="20"/>
          <w:szCs w:val="20"/>
        </w:rPr>
        <w:drawing>
          <wp:inline distT="0" distB="0" distL="0" distR="0" wp14:anchorId="1F5C78F9" wp14:editId="36973D55">
            <wp:extent cx="2682240" cy="2011680"/>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al Power Feature.png"/>
                    <pic:cNvPicPr/>
                  </pic:nvPicPr>
                  <pic:blipFill>
                    <a:blip r:embed="rId10">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Pr>
          <w:noProof/>
          <w:sz w:val="20"/>
          <w:szCs w:val="20"/>
        </w:rPr>
        <w:drawing>
          <wp:inline distT="0" distB="0" distL="0" distR="0" wp14:anchorId="6F889BE7" wp14:editId="66D1E3C1">
            <wp:extent cx="2682240" cy="2011680"/>
            <wp:effectExtent l="0" t="0" r="1016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elled cuts.png"/>
                    <pic:cNvPicPr/>
                  </pic:nvPicPr>
                  <pic:blipFill>
                    <a:blip r:embed="rId11">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p w14:paraId="6AED91AF" w14:textId="58EBD8C5" w:rsidR="00F6029D" w:rsidRDefault="00F6029D" w:rsidP="00F6029D">
      <w:pPr>
        <w:pStyle w:val="Caption"/>
      </w:pPr>
      <w:r>
        <w:t xml:space="preserve">Figure </w:t>
      </w:r>
      <w:fldSimple w:instr=" SEQ Figure \* ARABIC ">
        <w:r>
          <w:rPr>
            <w:noProof/>
          </w:rPr>
          <w:t>2</w:t>
        </w:r>
      </w:fldSimple>
      <w:r>
        <w:t>. Acceleration time series measured while a single part was being produced (left), and the same acceleration time series after the milling machine g-code was used to label the different milling machine actions (right).</w:t>
      </w:r>
    </w:p>
    <w:p w14:paraId="1208D2C0" w14:textId="712EEF93" w:rsidR="00F6029D" w:rsidRDefault="00F6029D">
      <w:pPr>
        <w:rPr>
          <w:sz w:val="20"/>
          <w:szCs w:val="20"/>
        </w:rPr>
      </w:pPr>
    </w:p>
    <w:p w14:paraId="53C51EE0" w14:textId="7789D5BB" w:rsidR="00BA0BBE" w:rsidRDefault="00BA0BBE">
      <w:pPr>
        <w:rPr>
          <w:sz w:val="20"/>
          <w:szCs w:val="20"/>
        </w:rPr>
      </w:pPr>
      <w:r>
        <w:rPr>
          <w:sz w:val="20"/>
          <w:szCs w:val="20"/>
        </w:rPr>
        <w:br w:type="page"/>
      </w:r>
    </w:p>
    <w:p w14:paraId="3EA0D174" w14:textId="77777777" w:rsidR="00C117AD" w:rsidRDefault="00C117AD" w:rsidP="00C117AD">
      <w:pPr>
        <w:tabs>
          <w:tab w:val="left" w:pos="2248"/>
        </w:tabs>
        <w:jc w:val="both"/>
        <w:rPr>
          <w:sz w:val="20"/>
          <w:szCs w:val="20"/>
        </w:rPr>
      </w:pPr>
    </w:p>
    <w:p w14:paraId="2A840293" w14:textId="02DA4996" w:rsidR="00FB6919" w:rsidRPr="00FB6919" w:rsidRDefault="00FB6919" w:rsidP="00C117AD">
      <w:pPr>
        <w:tabs>
          <w:tab w:val="left" w:pos="2248"/>
        </w:tabs>
        <w:jc w:val="both"/>
        <w:rPr>
          <w:b/>
          <w:sz w:val="20"/>
          <w:szCs w:val="20"/>
        </w:rPr>
      </w:pPr>
      <w:r>
        <w:rPr>
          <w:b/>
          <w:sz w:val="20"/>
          <w:szCs w:val="20"/>
        </w:rPr>
        <w:t>Computing the periodogram</w:t>
      </w:r>
    </w:p>
    <w:p w14:paraId="4C3E59C1" w14:textId="1382C77B" w:rsidR="00C117AD" w:rsidRDefault="00C117AD" w:rsidP="00C117AD">
      <w:pPr>
        <w:tabs>
          <w:tab w:val="left" w:pos="2248"/>
        </w:tabs>
        <w:jc w:val="both"/>
        <w:rPr>
          <w:sz w:val="20"/>
          <w:szCs w:val="20"/>
        </w:rPr>
      </w:pPr>
      <w:r>
        <w:rPr>
          <w:sz w:val="20"/>
          <w:szCs w:val="20"/>
        </w:rPr>
        <w:t xml:space="preserve">Features are drawn from the </w:t>
      </w:r>
      <w:r w:rsidR="00FB6919">
        <w:rPr>
          <w:sz w:val="20"/>
          <w:szCs w:val="20"/>
        </w:rPr>
        <w:t>periodogram</w:t>
      </w:r>
      <w:r>
        <w:rPr>
          <w:sz w:val="20"/>
          <w:szCs w:val="20"/>
        </w:rPr>
        <w:t xml:space="preserve"> of the</w:t>
      </w:r>
      <w:r w:rsidR="00FB6919">
        <w:rPr>
          <w:sz w:val="20"/>
          <w:szCs w:val="20"/>
        </w:rPr>
        <w:t xml:space="preserve"> audio and vibration</w:t>
      </w:r>
      <w:r>
        <w:rPr>
          <w:sz w:val="20"/>
          <w:szCs w:val="20"/>
        </w:rPr>
        <w:t xml:space="preserve"> signal</w:t>
      </w:r>
      <w:r w:rsidR="00FB6919">
        <w:rPr>
          <w:sz w:val="20"/>
          <w:szCs w:val="20"/>
        </w:rPr>
        <w:t>s</w:t>
      </w:r>
      <w:r>
        <w:rPr>
          <w:sz w:val="20"/>
          <w:szCs w:val="20"/>
        </w:rPr>
        <w:t xml:space="preserve">. Welch’s method </w:t>
      </w:r>
      <w:r w:rsidR="00FB6919">
        <w:rPr>
          <w:sz w:val="20"/>
          <w:szCs w:val="20"/>
        </w:rPr>
        <w:fldChar w:fldCharType="begin"/>
      </w:r>
      <w:r w:rsidR="00FB6919">
        <w:rPr>
          <w:sz w:val="20"/>
          <w:szCs w:val="20"/>
        </w:rPr>
        <w:instrText xml:space="preserve"> ADDIN ZOTERO_ITEM CSL_CITATION {"citationID":"1h8nbbfjir","properties":{"formattedCitation":"[10]","plainCitation":"[10]"},"citationItems":[{"id":18,"uris":["http://zotero.org/users/local/549H0eaJ/items/WJVHS234"],"uri":["http://zotero.org/users/local/549H0eaJ/items/WJVHS234"],"itemData":{"id":18,"type":"article-journal","title":"The use of fast Fourier transform for the estimation of power spectra: A method based on time averaging over short, modified periodograms","container-title":"IEEE Transactions on Audio and Electroacoustics","page":"70-73","volume":"15","issue":"2","DOI":"10.1109/TAU.1967.1161901","ISSN":"0018-9278","author":[{"family":"Welch","given":"P."}],"issued":{"date-parts":[["1967",6]]}}}],"schema":"https://github.com/citation-style-language/schema/raw/master/csl-citation.json"} </w:instrText>
      </w:r>
      <w:r w:rsidR="00FB6919">
        <w:rPr>
          <w:sz w:val="20"/>
          <w:szCs w:val="20"/>
        </w:rPr>
        <w:fldChar w:fldCharType="separate"/>
      </w:r>
      <w:r w:rsidR="00FB6919">
        <w:rPr>
          <w:noProof/>
          <w:sz w:val="20"/>
          <w:szCs w:val="20"/>
        </w:rPr>
        <w:t>[10]</w:t>
      </w:r>
      <w:r w:rsidR="00FB6919">
        <w:rPr>
          <w:sz w:val="20"/>
          <w:szCs w:val="20"/>
        </w:rPr>
        <w:fldChar w:fldCharType="end"/>
      </w:r>
      <w:r>
        <w:rPr>
          <w:sz w:val="20"/>
          <w:szCs w:val="20"/>
        </w:rPr>
        <w:t xml:space="preserve"> is used with a Ha</w:t>
      </w:r>
      <w:r w:rsidR="00F33B75">
        <w:rPr>
          <w:sz w:val="20"/>
          <w:szCs w:val="20"/>
        </w:rPr>
        <w:t>nn</w:t>
      </w:r>
      <w:r>
        <w:rPr>
          <w:sz w:val="20"/>
          <w:szCs w:val="20"/>
        </w:rPr>
        <w:t xml:space="preserve"> window to estimate the </w:t>
      </w:r>
      <w:r w:rsidR="00FB6919">
        <w:rPr>
          <w:sz w:val="20"/>
          <w:szCs w:val="20"/>
        </w:rPr>
        <w:t>periodogram</w:t>
      </w:r>
      <w:r>
        <w:rPr>
          <w:sz w:val="20"/>
          <w:szCs w:val="20"/>
        </w:rPr>
        <w:t xml:space="preserve"> for </w:t>
      </w:r>
      <w:r w:rsidR="00FB6919">
        <w:rPr>
          <w:sz w:val="20"/>
          <w:szCs w:val="20"/>
        </w:rPr>
        <w:t xml:space="preserve">each </w:t>
      </w:r>
      <w:r>
        <w:rPr>
          <w:sz w:val="20"/>
          <w:szCs w:val="20"/>
        </w:rPr>
        <w:t xml:space="preserve">the signal. </w:t>
      </w:r>
      <w:r w:rsidR="00FB6919">
        <w:rPr>
          <w:sz w:val="20"/>
          <w:szCs w:val="20"/>
        </w:rPr>
        <w:t xml:space="preserve">In Welches method, </w:t>
      </w:r>
      <w:r w:rsidR="00497DD5">
        <w:rPr>
          <w:sz w:val="20"/>
          <w:szCs w:val="20"/>
        </w:rPr>
        <w:t>a</w:t>
      </w:r>
      <w:r>
        <w:rPr>
          <w:sz w:val="20"/>
          <w:szCs w:val="20"/>
        </w:rPr>
        <w:t xml:space="preserve"> </w:t>
      </w:r>
      <w:r w:rsidR="00497DD5">
        <w:rPr>
          <w:sz w:val="20"/>
          <w:szCs w:val="20"/>
        </w:rPr>
        <w:t xml:space="preserve">discrete </w:t>
      </w:r>
      <w:r>
        <w:rPr>
          <w:sz w:val="20"/>
          <w:szCs w:val="20"/>
        </w:rPr>
        <w:t xml:space="preserve">time series signal </w:t>
      </w:r>
      <m:oMath>
        <m:r>
          <w:rPr>
            <w:rFonts w:ascii="Cambria Math" w:hAnsi="Cambria Math"/>
            <w:sz w:val="20"/>
            <w:szCs w:val="20"/>
          </w:rPr>
          <m:t>s</m:t>
        </m:r>
        <m:r>
          <w:rPr>
            <w:rFonts w:ascii="Cambria Math" w:hAnsi="Cambria Math"/>
            <w:sz w:val="20"/>
            <w:szCs w:val="20"/>
          </w:rPr>
          <m:t>(</m:t>
        </m:r>
        <m:r>
          <w:rPr>
            <w:rFonts w:ascii="Cambria Math" w:hAnsi="Cambria Math"/>
            <w:sz w:val="20"/>
            <w:szCs w:val="20"/>
          </w:rPr>
          <m:t>n</m:t>
        </m:r>
        <m:r>
          <w:rPr>
            <w:rFonts w:ascii="Cambria Math" w:hAnsi="Cambria Math"/>
            <w:sz w:val="20"/>
            <w:szCs w:val="20"/>
          </w:rPr>
          <m:t>)</m:t>
        </m:r>
      </m:oMath>
      <w:r w:rsidR="00FB6919">
        <w:rPr>
          <w:sz w:val="20"/>
          <w:szCs w:val="20"/>
        </w:rPr>
        <w:t xml:space="preserve">, </w:t>
      </w:r>
      <w:r>
        <w:rPr>
          <w:sz w:val="20"/>
          <w:szCs w:val="20"/>
        </w:rPr>
        <w:t>is divided into successive blocks, with each block being defined by:</w:t>
      </w:r>
    </w:p>
    <w:p w14:paraId="30B25012" w14:textId="77777777" w:rsidR="001C4422" w:rsidRDefault="001C4422" w:rsidP="00C117AD">
      <w:pPr>
        <w:tabs>
          <w:tab w:val="left" w:pos="2248"/>
        </w:tabs>
        <w:jc w:val="both"/>
        <w:rPr>
          <w:sz w:val="20"/>
          <w:szCs w:val="20"/>
        </w:rPr>
      </w:pPr>
    </w:p>
    <w:tbl>
      <w:tblPr>
        <w:tblW w:w="5000" w:type="pct"/>
        <w:tblLayout w:type="fixed"/>
        <w:tblLook w:val="04A0" w:firstRow="1" w:lastRow="0" w:firstColumn="1" w:lastColumn="0" w:noHBand="0" w:noVBand="1"/>
      </w:tblPr>
      <w:tblGrid>
        <w:gridCol w:w="8096"/>
        <w:gridCol w:w="544"/>
      </w:tblGrid>
      <w:tr w:rsidR="001C4422" w:rsidRPr="000229F1" w14:paraId="5F264241" w14:textId="77777777" w:rsidTr="002F1CB5">
        <w:trPr>
          <w:trHeight w:val="670"/>
        </w:trPr>
        <w:tc>
          <w:tcPr>
            <w:tcW w:w="4685" w:type="pct"/>
            <w:vAlign w:val="center"/>
          </w:tcPr>
          <w:p w14:paraId="50633DDB" w14:textId="629F6EA5" w:rsidR="001C4422" w:rsidRPr="001C4422" w:rsidRDefault="001C4422" w:rsidP="00E703B6">
            <w:pPr>
              <w:tabs>
                <w:tab w:val="left" w:pos="2240"/>
              </w:tabs>
              <w:jc w:val="both"/>
              <w:rPr>
                <w:sz w:val="20"/>
                <w:szCs w:val="20"/>
                <w:highlight w:val="yellow"/>
              </w:rPr>
            </w:pPr>
            <m:oMathPara>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m</m:t>
                    </m:r>
                  </m:sub>
                </m:sSub>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n</m:t>
                    </m:r>
                    <m:r>
                      <w:rPr>
                        <w:rFonts w:ascii="Cambria Math" w:hAnsi="Cambria Math"/>
                        <w:sz w:val="20"/>
                        <w:szCs w:val="20"/>
                      </w:rPr>
                      <m:t>+mR</m:t>
                    </m:r>
                  </m:e>
                </m:d>
                <m:r>
                  <w:rPr>
                    <w:rFonts w:ascii="Cambria Math" w:hAnsi="Cambria Math"/>
                    <w:sz w:val="20"/>
                    <w:szCs w:val="20"/>
                  </w:rPr>
                  <m:t>,     n=0…</m:t>
                </m:r>
                <m:r>
                  <w:rPr>
                    <w:rFonts w:ascii="Cambria Math" w:hAnsi="Cambria Math"/>
                    <w:sz w:val="20"/>
                    <w:szCs w:val="20"/>
                  </w:rPr>
                  <m:t>M</m:t>
                </m:r>
                <m:r>
                  <w:rPr>
                    <w:rFonts w:ascii="Cambria Math" w:hAnsi="Cambria Math"/>
                    <w:sz w:val="20"/>
                    <w:szCs w:val="20"/>
                  </w:rPr>
                  <m:t>-1,  m= 0…</m:t>
                </m:r>
                <m:r>
                  <w:rPr>
                    <w:rFonts w:ascii="Cambria Math" w:hAnsi="Cambria Math"/>
                    <w:sz w:val="20"/>
                    <w:szCs w:val="20"/>
                  </w:rPr>
                  <m:t>K</m:t>
                </m:r>
                <m:r>
                  <w:rPr>
                    <w:rFonts w:ascii="Cambria Math" w:hAnsi="Cambria Math"/>
                    <w:sz w:val="20"/>
                    <w:szCs w:val="20"/>
                  </w:rPr>
                  <m:t>-1</m:t>
                </m:r>
              </m:oMath>
            </m:oMathPara>
          </w:p>
        </w:tc>
        <w:tc>
          <w:tcPr>
            <w:tcW w:w="315" w:type="pct"/>
            <w:vAlign w:val="center"/>
          </w:tcPr>
          <w:p w14:paraId="0A48E662" w14:textId="77777777" w:rsidR="001C4422" w:rsidRPr="000229F1" w:rsidRDefault="001C4422" w:rsidP="002F1CB5">
            <w:pPr>
              <w:jc w:val="both"/>
              <w:rPr>
                <w:sz w:val="20"/>
                <w:szCs w:val="20"/>
              </w:rPr>
            </w:pPr>
          </w:p>
          <w:p w14:paraId="29BAFFB1" w14:textId="77777777" w:rsidR="001C4422" w:rsidRPr="000229F1" w:rsidRDefault="001C4422" w:rsidP="002F1CB5">
            <w:pPr>
              <w:jc w:val="right"/>
              <w:rPr>
                <w:sz w:val="20"/>
                <w:szCs w:val="20"/>
              </w:rPr>
            </w:pPr>
            <w:commentRangeStart w:id="4"/>
            <w:r w:rsidRPr="000229F1">
              <w:rPr>
                <w:sz w:val="20"/>
                <w:szCs w:val="20"/>
              </w:rPr>
              <w:t>(1)</w:t>
            </w:r>
            <w:commentRangeEnd w:id="4"/>
            <w:r w:rsidRPr="000229F1">
              <w:rPr>
                <w:rStyle w:val="CommentReference"/>
              </w:rPr>
              <w:commentReference w:id="4"/>
            </w:r>
          </w:p>
          <w:p w14:paraId="05EFE4B9" w14:textId="77777777" w:rsidR="001C4422" w:rsidRPr="000229F1" w:rsidRDefault="001C4422" w:rsidP="002F1CB5">
            <w:pPr>
              <w:jc w:val="both"/>
              <w:rPr>
                <w:sz w:val="20"/>
                <w:szCs w:val="20"/>
              </w:rPr>
            </w:pPr>
          </w:p>
        </w:tc>
      </w:tr>
    </w:tbl>
    <w:p w14:paraId="7F2880C9" w14:textId="77777777" w:rsidR="00C117AD" w:rsidRPr="001B029D" w:rsidRDefault="00C117AD" w:rsidP="00C117AD">
      <w:pPr>
        <w:tabs>
          <w:tab w:val="left" w:pos="2248"/>
        </w:tabs>
        <w:jc w:val="both"/>
        <w:rPr>
          <w:sz w:val="20"/>
          <w:szCs w:val="20"/>
          <w:highlight w:val="yellow"/>
        </w:rPr>
      </w:pPr>
    </w:p>
    <w:p w14:paraId="1EA31413" w14:textId="276FCBC4" w:rsidR="00C117AD" w:rsidRDefault="00C117AD" w:rsidP="00C117AD">
      <w:pPr>
        <w:tabs>
          <w:tab w:val="left" w:pos="2248"/>
        </w:tabs>
        <w:jc w:val="both"/>
        <w:rPr>
          <w:sz w:val="20"/>
          <w:szCs w:val="20"/>
        </w:rPr>
      </w:pPr>
      <w:r w:rsidRPr="00FB6919">
        <w:rPr>
          <w:sz w:val="20"/>
          <w:szCs w:val="20"/>
        </w:rPr>
        <w:t xml:space="preserve">Where </w:t>
      </w:r>
      <m:oMath>
        <m:r>
          <w:rPr>
            <w:rFonts w:ascii="Cambria Math" w:hAnsi="Cambria Math"/>
            <w:sz w:val="20"/>
            <w:szCs w:val="20"/>
          </w:rPr>
          <m:t>R</m:t>
        </m:r>
      </m:oMath>
      <w:r w:rsidRPr="00FB6919">
        <w:rPr>
          <w:sz w:val="20"/>
          <w:szCs w:val="20"/>
        </w:rPr>
        <w:t xml:space="preserve"> is defined at the window hop size and </w:t>
      </w:r>
      <m:oMath>
        <m:r>
          <w:rPr>
            <w:rFonts w:ascii="Cambria Math" w:hAnsi="Cambria Math"/>
            <w:sz w:val="20"/>
            <w:szCs w:val="20"/>
          </w:rPr>
          <m:t>M</m:t>
        </m:r>
      </m:oMath>
      <w:r w:rsidRPr="00FB6919">
        <w:rPr>
          <w:sz w:val="20"/>
          <w:szCs w:val="20"/>
        </w:rPr>
        <w:t xml:space="preserve"> denotes the number of available frames</w:t>
      </w:r>
      <w:r w:rsidR="001C4422">
        <w:rPr>
          <w:sz w:val="20"/>
          <w:szCs w:val="20"/>
        </w:rPr>
        <w:t xml:space="preserve"> </w:t>
      </w:r>
      <w:r w:rsidR="001C4422">
        <w:rPr>
          <w:sz w:val="20"/>
          <w:szCs w:val="20"/>
        </w:rPr>
        <w:fldChar w:fldCharType="begin"/>
      </w:r>
      <w:r w:rsidR="001C4422">
        <w:rPr>
          <w:sz w:val="20"/>
          <w:szCs w:val="20"/>
        </w:rPr>
        <w:instrText xml:space="preserve"> ADDIN ZOTERO_ITEM CSL_CITATION {"citationID":"28c5b96nu7","properties":{"formattedCitation":"[11]","plainCitation":"[11]"},"citationItems":[{"id":20,"uris":["http://zotero.org/users/local/549H0eaJ/items/W7U69KBT"],"uri":["http://zotero.org/users/local/549H0eaJ/items/W7U69KBT"],"itemData":{"id":20,"type":"webpage","title":"Welch's Method | Spectral Audio Signal Processing","URL":"https://www.dsprelated.com/freebooks/sasp/Welch_s_Method.html","author":[{"family":"Julius O. Smith III","given":""}],"accessed":{"date-parts":[["2016",7,19]]}}}],"schema":"https://github.com/citation-style-language/schema/raw/master/csl-citation.json"} </w:instrText>
      </w:r>
      <w:r w:rsidR="001C4422">
        <w:rPr>
          <w:sz w:val="20"/>
          <w:szCs w:val="20"/>
        </w:rPr>
        <w:fldChar w:fldCharType="separate"/>
      </w:r>
      <w:r w:rsidR="001C4422">
        <w:rPr>
          <w:noProof/>
          <w:sz w:val="20"/>
          <w:szCs w:val="20"/>
        </w:rPr>
        <w:t>[11]</w:t>
      </w:r>
      <w:r w:rsidR="001C4422">
        <w:rPr>
          <w:sz w:val="20"/>
          <w:szCs w:val="20"/>
        </w:rPr>
        <w:fldChar w:fldCharType="end"/>
      </w:r>
      <w:r w:rsidRPr="00FB6919">
        <w:rPr>
          <w:sz w:val="20"/>
          <w:szCs w:val="20"/>
        </w:rPr>
        <w:t xml:space="preserve">. The </w:t>
      </w:r>
      <w:r w:rsidR="008C3AF9" w:rsidRPr="00FB6919">
        <w:rPr>
          <w:sz w:val="20"/>
          <w:szCs w:val="20"/>
        </w:rPr>
        <w:t>H</w:t>
      </w:r>
      <w:r w:rsidRPr="00FB6919">
        <w:rPr>
          <w:sz w:val="20"/>
          <w:szCs w:val="20"/>
        </w:rPr>
        <w:t>a</w:t>
      </w:r>
      <w:r w:rsidR="00081E12" w:rsidRPr="00FB6919">
        <w:rPr>
          <w:sz w:val="20"/>
          <w:szCs w:val="20"/>
        </w:rPr>
        <w:t>nn</w:t>
      </w:r>
      <w:r w:rsidRPr="00FB6919">
        <w:rPr>
          <w:sz w:val="20"/>
          <w:szCs w:val="20"/>
        </w:rPr>
        <w:t xml:space="preserve"> window is defined as follows:</w:t>
      </w:r>
    </w:p>
    <w:p w14:paraId="1306ED0B" w14:textId="77777777" w:rsidR="00CC6E19" w:rsidRDefault="00CC6E19" w:rsidP="00C117AD">
      <w:pPr>
        <w:tabs>
          <w:tab w:val="left" w:pos="2248"/>
        </w:tabs>
        <w:jc w:val="both"/>
        <w:rPr>
          <w:sz w:val="20"/>
          <w:szCs w:val="20"/>
        </w:rPr>
      </w:pPr>
    </w:p>
    <w:tbl>
      <w:tblPr>
        <w:tblW w:w="5000" w:type="pct"/>
        <w:tblLayout w:type="fixed"/>
        <w:tblLook w:val="04A0" w:firstRow="1" w:lastRow="0" w:firstColumn="1" w:lastColumn="0" w:noHBand="0" w:noVBand="1"/>
      </w:tblPr>
      <w:tblGrid>
        <w:gridCol w:w="8096"/>
        <w:gridCol w:w="544"/>
      </w:tblGrid>
      <w:tr w:rsidR="00CC6E19" w:rsidRPr="000229F1" w14:paraId="6E478859" w14:textId="77777777" w:rsidTr="00CC6E19">
        <w:trPr>
          <w:trHeight w:val="855"/>
        </w:trPr>
        <w:tc>
          <w:tcPr>
            <w:tcW w:w="4685" w:type="pct"/>
            <w:vAlign w:val="center"/>
          </w:tcPr>
          <w:p w14:paraId="6E96FB72" w14:textId="751A4CA6" w:rsidR="00CC6E19" w:rsidRPr="00CC6E19" w:rsidRDefault="00CC6E19" w:rsidP="00CC6E19">
            <w:pPr>
              <w:tabs>
                <w:tab w:val="left" w:pos="2248"/>
              </w:tabs>
              <w:jc w:val="both"/>
              <w:rPr>
                <w:sz w:val="20"/>
                <w:szCs w:val="20"/>
              </w:rPr>
            </w:pPr>
            <m:oMathPara>
              <m:oMath>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 0.5</m:t>
                        </m:r>
                        <m:d>
                          <m:dPr>
                            <m:ctrlPr>
                              <w:rPr>
                                <w:rFonts w:ascii="Cambria Math" w:hAnsi="Cambria Math"/>
                                <w:i/>
                                <w:sz w:val="20"/>
                                <w:szCs w:val="20"/>
                              </w:rPr>
                            </m:ctrlPr>
                          </m:dPr>
                          <m:e>
                            <m:r>
                              <w:rPr>
                                <w:rFonts w:ascii="Cambria Math" w:hAnsi="Cambria Math"/>
                                <w:sz w:val="20"/>
                                <w:szCs w:val="20"/>
                              </w:rPr>
                              <m:t>1-</m:t>
                            </m:r>
                            <m:func>
                              <m:funcPr>
                                <m:ctrlPr>
                                  <w:rPr>
                                    <w:rFonts w:ascii="Cambria Math" w:hAnsi="Cambria Math"/>
                                    <w:i/>
                                    <w:sz w:val="20"/>
                                    <w:szCs w:val="20"/>
                                  </w:rPr>
                                </m:ctrlPr>
                              </m:funcPr>
                              <m:fName>
                                <m:r>
                                  <m:rPr>
                                    <m:sty m:val="p"/>
                                  </m:rPr>
                                  <w:rPr>
                                    <w:rFonts w:ascii="Cambria Math" w:hAnsi="Cambria Math"/>
                                    <w:sz w:val="20"/>
                                    <w:szCs w:val="20"/>
                                  </w:rPr>
                                  <m:t>cos</m:t>
                                </m:r>
                              </m:fName>
                              <m:e>
                                <m:d>
                                  <m:dPr>
                                    <m:ctrlPr>
                                      <w:rPr>
                                        <w:rFonts w:ascii="Cambria Math" w:hAnsi="Cambria Math"/>
                                        <w:i/>
                                        <w:sz w:val="20"/>
                                        <w:szCs w:val="20"/>
                                      </w:rPr>
                                    </m:ctrlPr>
                                  </m:dPr>
                                  <m:e>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2πn</m:t>
                                        </m:r>
                                      </m:num>
                                      <m:den>
                                        <m:r>
                                          <w:rPr>
                                            <w:rFonts w:ascii="Cambria Math" w:hAnsi="Cambria Math"/>
                                            <w:sz w:val="20"/>
                                            <w:szCs w:val="20"/>
                                          </w:rPr>
                                          <m:t>K</m:t>
                                        </m:r>
                                        <m:r>
                                          <w:rPr>
                                            <w:rFonts w:ascii="Cambria Math" w:hAnsi="Cambria Math"/>
                                            <w:sz w:val="20"/>
                                            <w:szCs w:val="20"/>
                                          </w:rPr>
                                          <m:t>-1</m:t>
                                        </m:r>
                                      </m:den>
                                    </m:f>
                                    <m:r>
                                      <w:rPr>
                                        <w:rFonts w:ascii="Cambria Math" w:hAnsi="Cambria Math"/>
                                        <w:sz w:val="20"/>
                                        <w:szCs w:val="20"/>
                                      </w:rPr>
                                      <m:t xml:space="preserve"> </m:t>
                                    </m:r>
                                  </m:e>
                                </m:d>
                              </m:e>
                            </m:func>
                          </m:e>
                        </m:d>
                        <m:r>
                          <w:rPr>
                            <w:rFonts w:ascii="Cambria Math" w:hAnsi="Cambria Math"/>
                            <w:sz w:val="20"/>
                            <w:szCs w:val="20"/>
                          </w:rPr>
                          <m:t xml:space="preserve">    if    n≤</m:t>
                        </m:r>
                        <m:r>
                          <w:rPr>
                            <w:rFonts w:ascii="Cambria Math" w:hAnsi="Cambria Math"/>
                            <w:sz w:val="20"/>
                            <w:szCs w:val="20"/>
                          </w:rPr>
                          <m:t>K</m:t>
                        </m:r>
                        <m:r>
                          <w:rPr>
                            <w:rFonts w:ascii="Cambria Math" w:hAnsi="Cambria Math"/>
                            <w:sz w:val="20"/>
                            <w:szCs w:val="20"/>
                          </w:rPr>
                          <m:t xml:space="preserve">-1 </m:t>
                        </m:r>
                      </m:e>
                      <m:e>
                        <m:r>
                          <w:rPr>
                            <w:rFonts w:ascii="Cambria Math" w:hAnsi="Cambria Math"/>
                            <w:sz w:val="20"/>
                            <w:szCs w:val="20"/>
                          </w:rPr>
                          <m:t xml:space="preserve">    0          </m:t>
                        </m:r>
                        <m:r>
                          <w:rPr>
                            <w:rFonts w:ascii="Cambria Math" w:hAnsi="Cambria Math"/>
                            <w:sz w:val="20"/>
                            <w:szCs w:val="20"/>
                          </w:rPr>
                          <m:t xml:space="preserve">                                    otherwise           </m:t>
                        </m:r>
                      </m:e>
                    </m:eqArr>
                  </m:e>
                </m:d>
              </m:oMath>
            </m:oMathPara>
          </w:p>
          <w:p w14:paraId="6FF48923" w14:textId="2D6DF684" w:rsidR="00CC6E19" w:rsidRPr="001C4422" w:rsidRDefault="00CC6E19" w:rsidP="002F1CB5">
            <w:pPr>
              <w:tabs>
                <w:tab w:val="left" w:pos="2240"/>
              </w:tabs>
              <w:jc w:val="both"/>
              <w:rPr>
                <w:sz w:val="20"/>
                <w:szCs w:val="20"/>
                <w:highlight w:val="yellow"/>
              </w:rPr>
            </w:pPr>
          </w:p>
        </w:tc>
        <w:tc>
          <w:tcPr>
            <w:tcW w:w="315" w:type="pct"/>
            <w:vAlign w:val="center"/>
          </w:tcPr>
          <w:p w14:paraId="133DF29D" w14:textId="77777777" w:rsidR="00CC6E19" w:rsidRPr="000229F1" w:rsidRDefault="00CC6E19" w:rsidP="002F1CB5">
            <w:pPr>
              <w:jc w:val="both"/>
              <w:rPr>
                <w:sz w:val="20"/>
                <w:szCs w:val="20"/>
              </w:rPr>
            </w:pPr>
          </w:p>
          <w:p w14:paraId="4A911DEB" w14:textId="27A21071" w:rsidR="00CC6E19" w:rsidRPr="000229F1" w:rsidRDefault="00CC6E19" w:rsidP="002F1CB5">
            <w:pPr>
              <w:jc w:val="right"/>
              <w:rPr>
                <w:sz w:val="20"/>
                <w:szCs w:val="20"/>
              </w:rPr>
            </w:pPr>
            <w:commentRangeStart w:id="5"/>
            <w:r w:rsidRPr="000229F1">
              <w:rPr>
                <w:sz w:val="20"/>
                <w:szCs w:val="20"/>
              </w:rPr>
              <w:t>(</w:t>
            </w:r>
            <w:r>
              <w:rPr>
                <w:sz w:val="20"/>
                <w:szCs w:val="20"/>
              </w:rPr>
              <w:t>2</w:t>
            </w:r>
            <w:r w:rsidRPr="000229F1">
              <w:rPr>
                <w:sz w:val="20"/>
                <w:szCs w:val="20"/>
              </w:rPr>
              <w:t>)</w:t>
            </w:r>
            <w:commentRangeEnd w:id="5"/>
            <w:r w:rsidRPr="000229F1">
              <w:rPr>
                <w:rStyle w:val="CommentReference"/>
              </w:rPr>
              <w:commentReference w:id="5"/>
            </w:r>
          </w:p>
          <w:p w14:paraId="3C3592A5" w14:textId="77777777" w:rsidR="00CC6E19" w:rsidRPr="000229F1" w:rsidRDefault="00CC6E19" w:rsidP="002F1CB5">
            <w:pPr>
              <w:jc w:val="both"/>
              <w:rPr>
                <w:sz w:val="20"/>
                <w:szCs w:val="20"/>
              </w:rPr>
            </w:pPr>
          </w:p>
        </w:tc>
      </w:tr>
    </w:tbl>
    <w:p w14:paraId="2276DB73" w14:textId="77777777" w:rsidR="00C117AD" w:rsidRPr="001B029D" w:rsidRDefault="00C117AD" w:rsidP="00C117AD">
      <w:pPr>
        <w:tabs>
          <w:tab w:val="left" w:pos="2248"/>
        </w:tabs>
        <w:jc w:val="both"/>
        <w:rPr>
          <w:sz w:val="20"/>
          <w:szCs w:val="20"/>
          <w:highlight w:val="yellow"/>
        </w:rPr>
      </w:pPr>
    </w:p>
    <w:p w14:paraId="1DB2EFC8" w14:textId="466DF7DF" w:rsidR="00C117AD" w:rsidRPr="00E703B6" w:rsidRDefault="00AC1F3E" w:rsidP="00AC1F3E">
      <w:pPr>
        <w:tabs>
          <w:tab w:val="left" w:pos="2248"/>
        </w:tabs>
        <w:jc w:val="both"/>
        <w:rPr>
          <w:sz w:val="20"/>
          <w:szCs w:val="20"/>
        </w:rPr>
      </w:pPr>
      <w:r w:rsidRPr="00E703B6">
        <w:rPr>
          <w:sz w:val="20"/>
          <w:szCs w:val="20"/>
        </w:rPr>
        <w:t xml:space="preserve">Where </w:t>
      </w:r>
      <m:oMath>
        <m:r>
          <w:rPr>
            <w:rFonts w:ascii="Cambria Math" w:hAnsi="Cambria Math"/>
            <w:sz w:val="20"/>
            <w:szCs w:val="20"/>
          </w:rPr>
          <m:t>K</m:t>
        </m:r>
      </m:oMath>
      <w:r w:rsidRPr="00E703B6">
        <w:rPr>
          <w:sz w:val="20"/>
          <w:szCs w:val="20"/>
        </w:rPr>
        <w:t xml:space="preserve"> is the length of the window. </w:t>
      </w:r>
      <w:r w:rsidR="00C117AD" w:rsidRPr="00E703B6">
        <w:rPr>
          <w:sz w:val="20"/>
          <w:szCs w:val="20"/>
        </w:rPr>
        <w:t xml:space="preserve">The periodogram of the </w:t>
      </w:r>
      <m:oMath>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th</m:t>
            </m:r>
          </m:sup>
        </m:sSup>
      </m:oMath>
      <w:r w:rsidR="00C117AD" w:rsidRPr="00E703B6">
        <w:rPr>
          <w:sz w:val="20"/>
          <w:szCs w:val="20"/>
        </w:rPr>
        <w:t xml:space="preserve"> block is calculated using the Fourier transform:</w:t>
      </w:r>
    </w:p>
    <w:tbl>
      <w:tblPr>
        <w:tblW w:w="5000" w:type="pct"/>
        <w:tblLayout w:type="fixed"/>
        <w:tblLook w:val="04A0" w:firstRow="1" w:lastRow="0" w:firstColumn="1" w:lastColumn="0" w:noHBand="0" w:noVBand="1"/>
      </w:tblPr>
      <w:tblGrid>
        <w:gridCol w:w="8096"/>
        <w:gridCol w:w="544"/>
      </w:tblGrid>
      <w:tr w:rsidR="00F01EB1" w:rsidRPr="000229F1" w14:paraId="7934A27F" w14:textId="77777777" w:rsidTr="002F1CB5">
        <w:trPr>
          <w:trHeight w:val="855"/>
        </w:trPr>
        <w:tc>
          <w:tcPr>
            <w:tcW w:w="4685" w:type="pct"/>
            <w:vAlign w:val="center"/>
          </w:tcPr>
          <w:p w14:paraId="40C743DA" w14:textId="77777777" w:rsidR="00F01EB1" w:rsidRPr="00F01EB1" w:rsidRDefault="00F01EB1" w:rsidP="00F01EB1">
            <w:pPr>
              <w:ind w:firstLine="720"/>
              <w:rPr>
                <w:i/>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d>
                  <m:dPr>
                    <m:ctrlPr>
                      <w:ins w:id="6"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k</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M</m:t>
                    </m:r>
                  </m:den>
                </m:f>
                <m:sSup>
                  <m:sSupPr>
                    <m:ctrlPr>
                      <w:rPr>
                        <w:rFonts w:ascii="Cambria Math" w:hAnsi="Cambria Math"/>
                        <w:i/>
                        <w:sz w:val="20"/>
                        <w:szCs w:val="20"/>
                      </w:rPr>
                    </m:ctrlPr>
                  </m:sSupPr>
                  <m:e>
                    <m:d>
                      <m:dPr>
                        <m:begChr m:val="|"/>
                        <m:endChr m:val="|"/>
                        <m:ctrlPr>
                          <w:rPr>
                            <w:rFonts w:ascii="Cambria Math" w:hAnsi="Cambria Math"/>
                            <w:i/>
                            <w:sz w:val="20"/>
                            <w:szCs w:val="20"/>
                          </w:rPr>
                        </m:ctrlPr>
                      </m:dPr>
                      <m:e>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m</m:t>
                                </m:r>
                              </m:sub>
                            </m:sSub>
                            <m:d>
                              <m:dPr>
                                <m:ctrlPr>
                                  <w:ins w:id="7" w:author="Max Ferguson" w:date="2016-07-01T14:07:00Z">
                                    <w:rPr>
                                      <w:rFonts w:ascii="Cambria Math" w:hAnsi="Cambria Math"/>
                                      <w:i/>
                                      <w:sz w:val="20"/>
                                      <w:szCs w:val="20"/>
                                    </w:rPr>
                                  </w:ins>
                                </m:ctrlPr>
                              </m:dPr>
                              <m:e>
                                <m:r>
                                  <w:rPr>
                                    <w:rFonts w:ascii="Cambria Math" w:hAnsi="Cambria Math"/>
                                    <w:sz w:val="20"/>
                                    <w:szCs w:val="20"/>
                                  </w:rPr>
                                  <m:t>n</m:t>
                                </m:r>
                              </m:e>
                            </m:d>
                            <m:r>
                              <w:rPr>
                                <w:rFonts w:ascii="Cambria Math" w:hAnsi="Cambria Math"/>
                                <w:sz w:val="20"/>
                                <w:szCs w:val="20"/>
                              </w:rPr>
                              <m:t xml:space="preserve"> </m:t>
                            </m:r>
                            <m:sSup>
                              <m:sSupPr>
                                <m:ctrlPr>
                                  <w:ins w:id="8" w:author="Max Ferguson" w:date="2016-07-01T14:07:00Z">
                                    <w:rPr>
                                      <w:rFonts w:ascii="Cambria Math" w:hAnsi="Cambria Math"/>
                                      <w:i/>
                                      <w:sz w:val="20"/>
                                      <w:szCs w:val="20"/>
                                    </w:rPr>
                                  </w:ins>
                                </m:ctrlPr>
                              </m:sSupPr>
                              <m:e>
                                <m:r>
                                  <w:rPr>
                                    <w:rFonts w:ascii="Cambria Math" w:hAnsi="Cambria Math"/>
                                    <w:sz w:val="20"/>
                                    <w:szCs w:val="20"/>
                                  </w:rPr>
                                  <m:t>e</m:t>
                                </m:r>
                              </m:e>
                              <m:sup>
                                <m:r>
                                  <w:rPr>
                                    <w:rFonts w:ascii="Cambria Math" w:hAnsi="Cambria Math"/>
                                    <w:sz w:val="20"/>
                                    <w:szCs w:val="20"/>
                                  </w:rPr>
                                  <m:t>-i2πnk/N</m:t>
                                </m:r>
                              </m:sup>
                            </m:sSup>
                          </m:e>
                        </m:nary>
                      </m:e>
                    </m:d>
                  </m:e>
                  <m:sup>
                    <m:r>
                      <w:rPr>
                        <w:rFonts w:ascii="Cambria Math" w:hAnsi="Cambria Math"/>
                        <w:sz w:val="20"/>
                        <w:szCs w:val="20"/>
                      </w:rPr>
                      <m:t>2</m:t>
                    </m:r>
                  </m:sup>
                </m:sSup>
              </m:oMath>
            </m:oMathPara>
          </w:p>
          <w:p w14:paraId="39EF2995" w14:textId="77777777" w:rsidR="00F01EB1" w:rsidRPr="001C4422" w:rsidRDefault="00F01EB1" w:rsidP="002F1CB5">
            <w:pPr>
              <w:tabs>
                <w:tab w:val="left" w:pos="2240"/>
              </w:tabs>
              <w:jc w:val="both"/>
              <w:rPr>
                <w:sz w:val="20"/>
                <w:szCs w:val="20"/>
                <w:highlight w:val="yellow"/>
              </w:rPr>
            </w:pPr>
          </w:p>
        </w:tc>
        <w:tc>
          <w:tcPr>
            <w:tcW w:w="315" w:type="pct"/>
            <w:vAlign w:val="center"/>
          </w:tcPr>
          <w:p w14:paraId="271B0435" w14:textId="77777777" w:rsidR="00F01EB1" w:rsidRPr="000229F1" w:rsidRDefault="00F01EB1" w:rsidP="002F1CB5">
            <w:pPr>
              <w:jc w:val="both"/>
              <w:rPr>
                <w:sz w:val="20"/>
                <w:szCs w:val="20"/>
              </w:rPr>
            </w:pPr>
          </w:p>
          <w:p w14:paraId="527D3F3E" w14:textId="33AD2685" w:rsidR="00F01EB1" w:rsidRPr="000229F1" w:rsidRDefault="00F01EB1" w:rsidP="002F1CB5">
            <w:pPr>
              <w:jc w:val="right"/>
              <w:rPr>
                <w:sz w:val="20"/>
                <w:szCs w:val="20"/>
              </w:rPr>
            </w:pPr>
            <w:commentRangeStart w:id="9"/>
            <w:r w:rsidRPr="000229F1">
              <w:rPr>
                <w:sz w:val="20"/>
                <w:szCs w:val="20"/>
              </w:rPr>
              <w:t>(</w:t>
            </w:r>
            <w:r>
              <w:rPr>
                <w:sz w:val="20"/>
                <w:szCs w:val="20"/>
              </w:rPr>
              <w:t>3</w:t>
            </w:r>
            <w:r w:rsidRPr="000229F1">
              <w:rPr>
                <w:sz w:val="20"/>
                <w:szCs w:val="20"/>
              </w:rPr>
              <w:t>)</w:t>
            </w:r>
            <w:commentRangeEnd w:id="9"/>
            <w:r w:rsidRPr="000229F1">
              <w:rPr>
                <w:rStyle w:val="CommentReference"/>
              </w:rPr>
              <w:commentReference w:id="9"/>
            </w:r>
          </w:p>
          <w:p w14:paraId="29F00D22" w14:textId="77777777" w:rsidR="00F01EB1" w:rsidRPr="000229F1" w:rsidRDefault="00F01EB1" w:rsidP="002F1CB5">
            <w:pPr>
              <w:jc w:val="both"/>
              <w:rPr>
                <w:sz w:val="20"/>
                <w:szCs w:val="20"/>
              </w:rPr>
            </w:pPr>
          </w:p>
        </w:tc>
      </w:tr>
    </w:tbl>
    <w:p w14:paraId="10D955AD" w14:textId="77777777" w:rsidR="00C117AD" w:rsidRPr="00E703B6" w:rsidRDefault="00C117AD" w:rsidP="00C117AD">
      <w:pPr>
        <w:rPr>
          <w:i/>
          <w:sz w:val="20"/>
          <w:szCs w:val="20"/>
        </w:rPr>
      </w:pPr>
    </w:p>
    <w:p w14:paraId="7CB881EB" w14:textId="01E91CF1" w:rsidR="00C117AD" w:rsidRDefault="00C117AD" w:rsidP="00C117AD">
      <w:pPr>
        <w:rPr>
          <w:sz w:val="20"/>
          <w:szCs w:val="20"/>
        </w:rPr>
      </w:pPr>
      <w:r w:rsidRPr="00E703B6">
        <w:rPr>
          <w:sz w:val="20"/>
          <w:szCs w:val="20"/>
        </w:rPr>
        <w:t>The Welch estimate of the power spectral density is given by:</w:t>
      </w:r>
    </w:p>
    <w:p w14:paraId="48DE49F8" w14:textId="77777777" w:rsidR="00F01EB1" w:rsidRPr="00E703B6" w:rsidRDefault="00F01EB1" w:rsidP="00C117AD">
      <w:pPr>
        <w:rPr>
          <w:sz w:val="20"/>
          <w:szCs w:val="20"/>
        </w:rPr>
      </w:pPr>
    </w:p>
    <w:tbl>
      <w:tblPr>
        <w:tblW w:w="5000" w:type="pct"/>
        <w:tblLayout w:type="fixed"/>
        <w:tblLook w:val="04A0" w:firstRow="1" w:lastRow="0" w:firstColumn="1" w:lastColumn="0" w:noHBand="0" w:noVBand="1"/>
      </w:tblPr>
      <w:tblGrid>
        <w:gridCol w:w="8096"/>
        <w:gridCol w:w="544"/>
      </w:tblGrid>
      <w:tr w:rsidR="00F01EB1" w:rsidRPr="000229F1" w14:paraId="76B8E759" w14:textId="77777777" w:rsidTr="002F1CB5">
        <w:trPr>
          <w:trHeight w:val="855"/>
        </w:trPr>
        <w:tc>
          <w:tcPr>
            <w:tcW w:w="4685" w:type="pct"/>
            <w:vAlign w:val="center"/>
          </w:tcPr>
          <w:p w14:paraId="61CF50C0" w14:textId="77777777" w:rsidR="00F01EB1" w:rsidRPr="003B2ED7" w:rsidRDefault="00F01EB1" w:rsidP="00F01EB1">
            <w:pPr>
              <w:rPr>
                <w:sz w:val="20"/>
                <w:szCs w:val="20"/>
              </w:rPr>
            </w:pPr>
            <m:oMathPara>
              <m:oMath>
                <m:acc>
                  <m:accPr>
                    <m:ctrlPr>
                      <w:rPr>
                        <w:rFonts w:ascii="Cambria Math" w:hAnsi="Cambria Math"/>
                        <w:i/>
                        <w:sz w:val="20"/>
                        <w:szCs w:val="20"/>
                      </w:rPr>
                    </m:ctrlPr>
                  </m:accPr>
                  <m:e>
                    <m:r>
                      <w:rPr>
                        <w:rFonts w:ascii="Cambria Math" w:hAnsi="Cambria Math"/>
                        <w:sz w:val="20"/>
                        <w:szCs w:val="20"/>
                      </w:rPr>
                      <m:t>S</m:t>
                    </m:r>
                  </m:e>
                </m:acc>
                <m:d>
                  <m:dPr>
                    <m:ctrlPr>
                      <w:ins w:id="10" w:author="Max Ferguson [2]"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k</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K</m:t>
                    </m:r>
                  </m:den>
                </m:f>
                <m:nary>
                  <m:naryPr>
                    <m:chr m:val="∑"/>
                    <m:limLoc m:val="undOvr"/>
                    <m:ctrlPr>
                      <w:rPr>
                        <w:rFonts w:ascii="Cambria Math" w:hAnsi="Cambria Math"/>
                        <w:i/>
                        <w:sz w:val="20"/>
                        <w:szCs w:val="20"/>
                      </w:rPr>
                    </m:ctrlPr>
                  </m:naryPr>
                  <m:sub>
                    <m:r>
                      <w:rPr>
                        <w:rFonts w:ascii="Cambria Math" w:hAnsi="Cambria Math"/>
                        <w:sz w:val="20"/>
                        <w:szCs w:val="20"/>
                      </w:rPr>
                      <m:t>m=0</m:t>
                    </m:r>
                  </m:sub>
                  <m:sup>
                    <m:r>
                      <w:rPr>
                        <w:rFonts w:ascii="Cambria Math" w:hAnsi="Cambria Math"/>
                        <w:sz w:val="20"/>
                        <w:szCs w:val="20"/>
                      </w:rPr>
                      <m:t>K-1</m:t>
                    </m:r>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d>
                      <m:dPr>
                        <m:ctrlPr>
                          <w:ins w:id="11"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ω</m:t>
                            </m:r>
                          </m:e>
                          <m:sub>
                            <m:r>
                              <w:rPr>
                                <w:rFonts w:ascii="Cambria Math" w:hAnsi="Cambria Math"/>
                                <w:sz w:val="20"/>
                                <w:szCs w:val="20"/>
                              </w:rPr>
                              <m:t>k</m:t>
                            </m:r>
                          </m:sub>
                        </m:sSub>
                      </m:e>
                    </m:d>
                  </m:e>
                </m:nary>
              </m:oMath>
            </m:oMathPara>
          </w:p>
          <w:p w14:paraId="499BF474" w14:textId="77777777" w:rsidR="00F01EB1" w:rsidRPr="001C4422" w:rsidRDefault="00F01EB1" w:rsidP="002F1CB5">
            <w:pPr>
              <w:tabs>
                <w:tab w:val="left" w:pos="2240"/>
              </w:tabs>
              <w:jc w:val="both"/>
              <w:rPr>
                <w:sz w:val="20"/>
                <w:szCs w:val="20"/>
                <w:highlight w:val="yellow"/>
              </w:rPr>
            </w:pPr>
          </w:p>
        </w:tc>
        <w:tc>
          <w:tcPr>
            <w:tcW w:w="315" w:type="pct"/>
            <w:vAlign w:val="center"/>
          </w:tcPr>
          <w:p w14:paraId="7EFDEE53" w14:textId="77777777" w:rsidR="00F01EB1" w:rsidRPr="000229F1" w:rsidRDefault="00F01EB1" w:rsidP="002F1CB5">
            <w:pPr>
              <w:jc w:val="both"/>
              <w:rPr>
                <w:sz w:val="20"/>
                <w:szCs w:val="20"/>
              </w:rPr>
            </w:pPr>
          </w:p>
          <w:p w14:paraId="6EACE920" w14:textId="0EF1DA30" w:rsidR="00F01EB1" w:rsidRPr="000229F1" w:rsidRDefault="00BA70BC" w:rsidP="002F1CB5">
            <w:pPr>
              <w:jc w:val="right"/>
              <w:rPr>
                <w:sz w:val="20"/>
                <w:szCs w:val="20"/>
              </w:rPr>
            </w:pPr>
            <w:r>
              <w:rPr>
                <w:sz w:val="20"/>
                <w:szCs w:val="20"/>
              </w:rPr>
              <w:t>(</w:t>
            </w:r>
            <w:r w:rsidR="00F01EB1">
              <w:rPr>
                <w:sz w:val="20"/>
                <w:szCs w:val="20"/>
              </w:rPr>
              <w:t>4</w:t>
            </w:r>
            <w:commentRangeStart w:id="12"/>
            <w:r w:rsidR="00F01EB1" w:rsidRPr="000229F1">
              <w:rPr>
                <w:sz w:val="20"/>
                <w:szCs w:val="20"/>
              </w:rPr>
              <w:t>)</w:t>
            </w:r>
            <w:commentRangeEnd w:id="12"/>
            <w:r w:rsidR="00F01EB1" w:rsidRPr="000229F1">
              <w:rPr>
                <w:rStyle w:val="CommentReference"/>
              </w:rPr>
              <w:commentReference w:id="12"/>
            </w:r>
          </w:p>
          <w:p w14:paraId="7A785DF1" w14:textId="77777777" w:rsidR="00F01EB1" w:rsidRPr="000229F1" w:rsidRDefault="00F01EB1" w:rsidP="002F1CB5">
            <w:pPr>
              <w:jc w:val="both"/>
              <w:rPr>
                <w:sz w:val="20"/>
                <w:szCs w:val="20"/>
              </w:rPr>
            </w:pPr>
          </w:p>
        </w:tc>
      </w:tr>
    </w:tbl>
    <w:p w14:paraId="4D5D1DCA" w14:textId="77777777" w:rsidR="00C117AD" w:rsidRPr="00E703B6" w:rsidRDefault="00C117AD" w:rsidP="00C117AD">
      <w:pPr>
        <w:rPr>
          <w:sz w:val="20"/>
          <w:szCs w:val="20"/>
        </w:rPr>
      </w:pPr>
    </w:p>
    <w:p w14:paraId="74476959" w14:textId="69074669" w:rsidR="00F01EB1" w:rsidRDefault="00F01EB1" w:rsidP="00C117AD">
      <w:pPr>
        <w:jc w:val="both"/>
        <w:rPr>
          <w:sz w:val="20"/>
          <w:szCs w:val="20"/>
        </w:rPr>
      </w:pPr>
      <w:r>
        <w:rPr>
          <w:sz w:val="20"/>
          <w:szCs w:val="20"/>
        </w:rPr>
        <w:t xml:space="preserve">Simply speaking, Welch’s method is just the average of periodograms across time. Each periodogram is obtained from a windowed section of the time series. In this study a window overlap of 50% is used. </w:t>
      </w:r>
      <w:r w:rsidR="00C117AD">
        <w:rPr>
          <w:sz w:val="20"/>
          <w:szCs w:val="20"/>
        </w:rPr>
        <w:t xml:space="preserve">A </w:t>
      </w:r>
      <w:r w:rsidR="008C3AF9">
        <w:rPr>
          <w:sz w:val="20"/>
          <w:szCs w:val="20"/>
        </w:rPr>
        <w:t>H</w:t>
      </w:r>
      <w:r w:rsidR="00C117AD">
        <w:rPr>
          <w:sz w:val="20"/>
          <w:szCs w:val="20"/>
        </w:rPr>
        <w:t>a</w:t>
      </w:r>
      <w:r>
        <w:rPr>
          <w:sz w:val="20"/>
          <w:szCs w:val="20"/>
        </w:rPr>
        <w:t>nn</w:t>
      </w:r>
      <w:r w:rsidR="00C117AD">
        <w:rPr>
          <w:sz w:val="20"/>
          <w:szCs w:val="20"/>
        </w:rPr>
        <w:t xml:space="preserve"> window length of 512 points was chosen for the vibration data and a 2048-point window was chosen for the audio signal. </w:t>
      </w:r>
      <w:r w:rsidR="001322E7">
        <w:rPr>
          <w:sz w:val="20"/>
          <w:szCs w:val="20"/>
        </w:rPr>
        <w:t xml:space="preserve">From this point onwards the periodogram for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rPr>
                <w:rFonts w:ascii="Cambria Math" w:hAnsi="Cambria Math"/>
                <w:i/>
                <w:sz w:val="20"/>
                <w:szCs w:val="20"/>
              </w:rPr>
            </m:ctrlPr>
          </m:dPr>
          <m:e>
            <m:r>
              <w:rPr>
                <w:rFonts w:ascii="Cambria Math" w:hAnsi="Cambria Math"/>
                <w:sz w:val="20"/>
                <w:szCs w:val="20"/>
              </w:rPr>
              <m:t>t</m:t>
            </m:r>
          </m:e>
        </m:d>
      </m:oMath>
      <w:r w:rsidR="001322E7">
        <w:rPr>
          <w:sz w:val="20"/>
          <w:szCs w:val="20"/>
        </w:rPr>
        <w:t xml:space="preserve">, as calculated with Welch’s method will be referred to as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13" w:author="Max Ferguson [2]" w:date="2016-07-01T14:07:00Z">
                <w:rPr>
                  <w:rFonts w:ascii="Cambria Math" w:hAnsi="Cambria Math"/>
                  <w:i/>
                  <w:sz w:val="20"/>
                  <w:szCs w:val="20"/>
                </w:rPr>
              </w:ins>
            </m:ctrlPr>
          </m:dPr>
          <m:e>
            <m:r>
              <w:rPr>
                <w:rFonts w:ascii="Cambria Math" w:hAnsi="Cambria Math"/>
                <w:sz w:val="20"/>
                <w:szCs w:val="20"/>
              </w:rPr>
              <m:t>f</m:t>
            </m:r>
          </m:e>
        </m:d>
      </m:oMath>
      <w:r w:rsidR="001322E7">
        <w:rPr>
          <w:sz w:val="20"/>
          <w:szCs w:val="20"/>
        </w:rPr>
        <w:t>.</w:t>
      </w:r>
    </w:p>
    <w:p w14:paraId="388B82D4" w14:textId="77777777" w:rsidR="00F01EB1" w:rsidRDefault="00F01EB1" w:rsidP="00C117AD">
      <w:pPr>
        <w:jc w:val="both"/>
        <w:rPr>
          <w:sz w:val="20"/>
          <w:szCs w:val="20"/>
        </w:rPr>
      </w:pPr>
    </w:p>
    <w:p w14:paraId="51B606E0" w14:textId="77777777" w:rsidR="00F01EB1" w:rsidRDefault="00F01EB1" w:rsidP="00BA70BC">
      <w:pPr>
        <w:jc w:val="both"/>
        <w:rPr>
          <w:sz w:val="20"/>
          <w:szCs w:val="20"/>
        </w:rPr>
      </w:pPr>
      <w:r>
        <w:rPr>
          <w:sz w:val="20"/>
          <w:szCs w:val="20"/>
        </w:rPr>
        <w:t>The benefits of using Welches method over the Discrete Fourier transform are two-fold. The number of points in the resulting power spectrum is reduced and the random noise in the power spectrum is also reduced.</w:t>
      </w:r>
    </w:p>
    <w:p w14:paraId="4F32965E" w14:textId="77777777" w:rsidR="00F01EB1" w:rsidRDefault="00F01EB1" w:rsidP="00C117AD">
      <w:pPr>
        <w:jc w:val="both"/>
        <w:rPr>
          <w:sz w:val="20"/>
          <w:szCs w:val="20"/>
        </w:rPr>
      </w:pPr>
    </w:p>
    <w:p w14:paraId="00A1DB97" w14:textId="72A17ED4" w:rsidR="00C117AD" w:rsidRPr="00F01EB1" w:rsidRDefault="00C117AD" w:rsidP="00C117AD">
      <w:pPr>
        <w:jc w:val="both"/>
        <w:rPr>
          <w:sz w:val="20"/>
          <w:szCs w:val="20"/>
        </w:rPr>
      </w:pPr>
      <w:r>
        <w:rPr>
          <w:sz w:val="20"/>
          <w:szCs w:val="20"/>
        </w:rPr>
        <w:t>The number of points in each power spectrum is equal to the number of points in the window. Therefore, the transformation from the time domain to the frequency domain represents a dimensional reduction of approximately 12 times in the acceleration signal and 24 times in the audio signal.</w:t>
      </w:r>
    </w:p>
    <w:p w14:paraId="5C71D731" w14:textId="77777777" w:rsidR="00C117AD" w:rsidRDefault="00C117AD" w:rsidP="00C117AD">
      <w:pPr>
        <w:rPr>
          <w:sz w:val="20"/>
          <w:szCs w:val="20"/>
        </w:rPr>
      </w:pPr>
    </w:p>
    <w:p w14:paraId="490BA383" w14:textId="71174647" w:rsidR="0082330E" w:rsidRDefault="0082330E" w:rsidP="0082330E">
      <w:pPr>
        <w:keepNext/>
      </w:pPr>
      <w:r>
        <w:rPr>
          <w:noProof/>
          <w:sz w:val="20"/>
          <w:szCs w:val="20"/>
        </w:rPr>
        <w:lastRenderedPageBreak/>
        <w:drawing>
          <wp:inline distT="0" distB="0" distL="0" distR="0" wp14:anchorId="71651395" wp14:editId="4DAD357C">
            <wp:extent cx="2682240" cy="201168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pVsWornVibration.png"/>
                    <pic:cNvPicPr/>
                  </pic:nvPicPr>
                  <pic:blipFill>
                    <a:blip r:embed="rId14">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r>
        <w:rPr>
          <w:noProof/>
          <w:sz w:val="20"/>
          <w:szCs w:val="20"/>
        </w:rPr>
        <w:drawing>
          <wp:inline distT="0" distB="0" distL="0" distR="0" wp14:anchorId="24EFF4C6" wp14:editId="248E27D3">
            <wp:extent cx="2680335" cy="20102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rpVsWornAudio.png"/>
                    <pic:cNvPicPr/>
                  </pic:nvPicPr>
                  <pic:blipFill>
                    <a:blip r:embed="rId15">
                      <a:extLst>
                        <a:ext uri="{28A0092B-C50C-407E-A947-70E740481C1C}">
                          <a14:useLocalDpi xmlns:a14="http://schemas.microsoft.com/office/drawing/2010/main" val="0"/>
                        </a:ext>
                      </a:extLst>
                    </a:blip>
                    <a:stretch>
                      <a:fillRect/>
                    </a:stretch>
                  </pic:blipFill>
                  <pic:spPr>
                    <a:xfrm>
                      <a:off x="0" y="0"/>
                      <a:ext cx="2734995" cy="2051247"/>
                    </a:xfrm>
                    <a:prstGeom prst="rect">
                      <a:avLst/>
                    </a:prstGeom>
                  </pic:spPr>
                </pic:pic>
              </a:graphicData>
            </a:graphic>
          </wp:inline>
        </w:drawing>
      </w:r>
    </w:p>
    <w:p w14:paraId="5E8CC35D" w14:textId="76247F44" w:rsidR="0082330E" w:rsidRDefault="0082330E" w:rsidP="0082330E">
      <w:pPr>
        <w:pStyle w:val="Caption"/>
      </w:pPr>
      <w:r>
        <w:t xml:space="preserve">Figure </w:t>
      </w:r>
      <w:fldSimple w:instr=" SEQ Figure \* ARABIC ">
        <w:r w:rsidR="00F6029D">
          <w:rPr>
            <w:noProof/>
          </w:rPr>
          <w:t>3</w:t>
        </w:r>
      </w:fldSimple>
      <w:r>
        <w:t xml:space="preserve">. Periodogram for acceleration signal (left) and audio signal (right) </w:t>
      </w:r>
      <w:r w:rsidR="00BA70BC">
        <w:t>obtained using Welch’s method. The acceleration periodogram was obtained by averaging the periodograms for the x, y, and z directions.</w:t>
      </w:r>
    </w:p>
    <w:p w14:paraId="58F01F69" w14:textId="77777777" w:rsidR="00BA70BC" w:rsidRDefault="00BA70BC">
      <w:pPr>
        <w:rPr>
          <w:sz w:val="20"/>
          <w:szCs w:val="20"/>
          <w:highlight w:val="yellow"/>
        </w:rPr>
      </w:pPr>
      <w:r>
        <w:rPr>
          <w:sz w:val="20"/>
          <w:szCs w:val="20"/>
          <w:highlight w:val="yellow"/>
        </w:rPr>
        <w:br w:type="page"/>
      </w:r>
    </w:p>
    <w:p w14:paraId="4D67C4BC" w14:textId="7133527B" w:rsidR="00FF5D9E" w:rsidRDefault="00FF5D9E"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lastRenderedPageBreak/>
        <w:t>4 FEATURI</w:t>
      </w:r>
      <w:r w:rsidR="000C2592">
        <w:rPr>
          <w:b/>
          <w:sz w:val="20"/>
          <w:szCs w:val="20"/>
        </w:rPr>
        <w:t>Z</w:t>
      </w:r>
      <w:r>
        <w:rPr>
          <w:b/>
          <w:sz w:val="20"/>
          <w:szCs w:val="20"/>
        </w:rPr>
        <w:t>ATION</w:t>
      </w:r>
    </w:p>
    <w:p w14:paraId="35434ED6" w14:textId="0A9FA58F" w:rsidR="008D009B" w:rsidRPr="00BA70BC" w:rsidRDefault="0082441D" w:rsidP="00BA70BC">
      <w:pPr>
        <w:jc w:val="both"/>
        <w:rPr>
          <w:rFonts w:eastAsia="Times New Roman"/>
        </w:rPr>
      </w:pPr>
      <w:r>
        <w:rPr>
          <w:sz w:val="20"/>
          <w:szCs w:val="20"/>
        </w:rPr>
        <w:t xml:space="preserve">The aim of this section is to identify a set of features, </w:t>
      </w:r>
      <m:oMath>
        <m:sSup>
          <m:sSupPr>
            <m:ctrlPr>
              <w:rPr>
                <w:rFonts w:ascii="Cambria Math" w:hAnsi="Cambria Math"/>
                <w:b/>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i</m:t>
            </m:r>
          </m:sup>
        </m:sSup>
        <m:r>
          <w:rPr>
            <w:rFonts w:ascii="Cambria Math" w:hAnsi="Cambria Math"/>
            <w:sz w:val="20"/>
            <w:szCs w:val="20"/>
          </w:rPr>
          <m:t>={</m:t>
        </m:r>
        <m:sSubSup>
          <m:sSubSupPr>
            <m:ctrlPr>
              <w:rPr>
                <w:rFonts w:ascii="Cambria Math" w:hAnsi="Cambria Math"/>
                <w:b/>
                <w:i/>
                <w:sz w:val="20"/>
                <w:szCs w:val="20"/>
              </w:rPr>
            </m:ctrlPr>
          </m:sSubSupPr>
          <m:e>
            <m:r>
              <m:rPr>
                <m:sty m:val="bi"/>
              </m:rPr>
              <w:rPr>
                <w:rFonts w:ascii="Cambria Math" w:hAnsi="Cambria Math"/>
                <w:sz w:val="20"/>
                <w:szCs w:val="20"/>
              </w:rPr>
              <m:t>x</m:t>
            </m:r>
          </m:e>
          <m:sub>
            <m:r>
              <m:rPr>
                <m:sty m:val="bi"/>
              </m:rPr>
              <w:rPr>
                <w:rFonts w:ascii="Cambria Math" w:hAnsi="Cambria Math"/>
                <w:sz w:val="20"/>
                <w:szCs w:val="20"/>
              </w:rPr>
              <m:t>1</m:t>
            </m:r>
          </m:sub>
          <m:sup>
            <m:r>
              <m:rPr>
                <m:sty m:val="bi"/>
              </m:rP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2</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n</m:t>
            </m:r>
          </m:sub>
          <m:sup>
            <m:r>
              <w:rPr>
                <w:rFonts w:ascii="Cambria Math" w:hAnsi="Cambria Math"/>
                <w:sz w:val="20"/>
                <w:szCs w:val="20"/>
              </w:rPr>
              <m:t>i</m:t>
            </m:r>
          </m:sup>
        </m:sSubSup>
        <m:r>
          <w:rPr>
            <w:rFonts w:ascii="Cambria Math" w:hAnsi="Cambria Math"/>
            <w:sz w:val="20"/>
            <w:szCs w:val="20"/>
          </w:rPr>
          <m:t>}</m:t>
        </m:r>
      </m:oMath>
      <w:r>
        <w:rPr>
          <w:sz w:val="20"/>
          <w:szCs w:val="20"/>
        </w:rPr>
        <w:t xml:space="preserve"> which are correlated with the condition of the milling machine tool.</w:t>
      </w:r>
      <w:r w:rsidR="00D70391">
        <w:rPr>
          <w:sz w:val="20"/>
          <w:szCs w:val="20"/>
        </w:rPr>
        <w:t xml:space="preserve"> The first four features are derived from </w:t>
      </w:r>
      <w:r w:rsidR="00BA70BC">
        <w:rPr>
          <w:sz w:val="20"/>
          <w:szCs w:val="20"/>
        </w:rPr>
        <w:t>the periodogram</w:t>
      </w:r>
      <w:r w:rsidR="00DF2CC5">
        <w:rPr>
          <w:sz w:val="20"/>
          <w:szCs w:val="20"/>
        </w:rPr>
        <w:t xml:space="preserve"> defined in Section 3. As the tool condition deteriorates the </w:t>
      </w:r>
      <w:r w:rsidR="00CD6EDC">
        <w:rPr>
          <w:sz w:val="20"/>
          <w:szCs w:val="20"/>
        </w:rPr>
        <w:t xml:space="preserve">periodogram </w:t>
      </w:r>
      <w:r w:rsidR="00DF2CC5">
        <w:rPr>
          <w:sz w:val="20"/>
          <w:szCs w:val="20"/>
        </w:rPr>
        <w:t xml:space="preserve">changes. Several similarity measures are used to quantify the change in the </w:t>
      </w:r>
      <w:r w:rsidR="00CD6EDC">
        <w:rPr>
          <w:sz w:val="20"/>
          <w:szCs w:val="20"/>
        </w:rPr>
        <w:t>periodogram</w:t>
      </w:r>
      <w:r w:rsidR="00DF2CC5">
        <w:rPr>
          <w:sz w:val="20"/>
          <w:szCs w:val="20"/>
        </w:rPr>
        <w:t xml:space="preserve">, including the </w:t>
      </w:r>
      <w:r w:rsidR="00BA70BC" w:rsidRPr="00BA70BC">
        <w:rPr>
          <w:sz w:val="20"/>
          <w:szCs w:val="20"/>
        </w:rPr>
        <w:t>rectilinear</w:t>
      </w:r>
      <w:r w:rsidR="00BA70BC">
        <w:rPr>
          <w:rFonts w:eastAsia="Times New Roman"/>
        </w:rPr>
        <w:t xml:space="preserve"> </w:t>
      </w:r>
      <w:r w:rsidR="00DF2CC5">
        <w:rPr>
          <w:sz w:val="20"/>
          <w:szCs w:val="20"/>
        </w:rPr>
        <w:t xml:space="preserve">distance and the </w:t>
      </w:r>
      <w:r w:rsidR="00DF2CC5" w:rsidRPr="00DF2CC5">
        <w:rPr>
          <w:sz w:val="20"/>
          <w:szCs w:val="20"/>
        </w:rPr>
        <w:t>Fréchet</w:t>
      </w:r>
      <w:r w:rsidR="00DF2CC5">
        <w:rPr>
          <w:rFonts w:eastAsia="Times New Roman"/>
        </w:rPr>
        <w:t xml:space="preserve"> </w:t>
      </w:r>
      <w:r w:rsidR="00DF2CC5">
        <w:rPr>
          <w:sz w:val="20"/>
          <w:szCs w:val="20"/>
        </w:rPr>
        <w:t xml:space="preserve">distance. In each case the </w:t>
      </w:r>
      <w:r w:rsidR="00CD6EDC">
        <w:rPr>
          <w:sz w:val="20"/>
          <w:szCs w:val="20"/>
        </w:rPr>
        <w:t>periodogram</w:t>
      </w:r>
      <w:r w:rsidR="00DF2CC5">
        <w:rPr>
          <w:sz w:val="20"/>
          <w:szCs w:val="20"/>
        </w:rPr>
        <w:t xml:space="preserve">, approximated by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14" w:author="Max Ferguson [2]" w:date="2016-07-01T14:07:00Z">
                <w:rPr>
                  <w:rFonts w:ascii="Cambria Math" w:hAnsi="Cambria Math"/>
                  <w:i/>
                  <w:sz w:val="20"/>
                  <w:szCs w:val="20"/>
                </w:rPr>
              </w:ins>
            </m:ctrlPr>
          </m:dPr>
          <m:e>
            <m:r>
              <w:rPr>
                <w:rFonts w:ascii="Cambria Math" w:hAnsi="Cambria Math"/>
                <w:sz w:val="20"/>
                <w:szCs w:val="20"/>
              </w:rPr>
              <m:t>f</m:t>
            </m:r>
          </m:e>
        </m:d>
      </m:oMath>
      <w:r w:rsidR="00DF2CC5">
        <w:rPr>
          <w:sz w:val="20"/>
          <w:szCs w:val="20"/>
        </w:rPr>
        <w:t xml:space="preserve">, is compared to </w:t>
      </w:r>
      <w:r w:rsidR="001C51F4">
        <w:rPr>
          <w:sz w:val="20"/>
          <w:szCs w:val="20"/>
        </w:rPr>
        <w:t xml:space="preserve">a reference </w:t>
      </w:r>
      <w:r w:rsidR="00CD6EDC">
        <w:rPr>
          <w:sz w:val="20"/>
          <w:szCs w:val="20"/>
        </w:rPr>
        <w:t>periodogram</w:t>
      </w:r>
      <w:r w:rsidR="001C51F4">
        <w:rPr>
          <w:sz w:val="20"/>
          <w:szCs w:val="20"/>
        </w:rPr>
        <w:t xml:space="preserve">,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15" w:author="Max Ferguson [2]" w:date="2016-07-01T14:07:00Z">
                <w:rPr>
                  <w:rFonts w:ascii="Cambria Math" w:hAnsi="Cambria Math"/>
                  <w:i/>
                  <w:sz w:val="20"/>
                  <w:szCs w:val="20"/>
                </w:rPr>
              </w:ins>
            </m:ctrlPr>
          </m:dPr>
          <m:e>
            <m:r>
              <w:rPr>
                <w:rFonts w:ascii="Cambria Math" w:hAnsi="Cambria Math"/>
                <w:sz w:val="20"/>
                <w:szCs w:val="20"/>
              </w:rPr>
              <m:t>f</m:t>
            </m:r>
          </m:e>
        </m:d>
      </m:oMath>
      <w:r w:rsidR="001C51F4">
        <w:rPr>
          <w:sz w:val="20"/>
          <w:szCs w:val="20"/>
        </w:rPr>
        <w:t xml:space="preserve">. The reference </w:t>
      </w:r>
      <w:r w:rsidR="00CD6EDC">
        <w:rPr>
          <w:sz w:val="20"/>
          <w:szCs w:val="20"/>
        </w:rPr>
        <w:t xml:space="preserve">periodogram </w:t>
      </w:r>
      <w:r w:rsidR="001C51F4">
        <w:rPr>
          <w:sz w:val="20"/>
          <w:szCs w:val="20"/>
        </w:rPr>
        <w:t xml:space="preserve">represents the signal produced by a new tool. </w:t>
      </w:r>
      <w:r w:rsidR="008D009B">
        <w:rPr>
          <w:sz w:val="20"/>
          <w:szCs w:val="20"/>
        </w:rPr>
        <w:t>In this particular experiment the reference periodogram was obtained by averaging the first three periodograms for each action:</w:t>
      </w:r>
    </w:p>
    <w:p w14:paraId="46B1BB38" w14:textId="77777777" w:rsidR="00BA70BC" w:rsidRDefault="00BA70BC" w:rsidP="001C51F4">
      <w:pPr>
        <w:jc w:val="both"/>
        <w:rPr>
          <w:sz w:val="20"/>
          <w:szCs w:val="20"/>
        </w:rPr>
      </w:pPr>
    </w:p>
    <w:tbl>
      <w:tblPr>
        <w:tblW w:w="5000" w:type="pct"/>
        <w:tblLayout w:type="fixed"/>
        <w:tblLook w:val="04A0" w:firstRow="1" w:lastRow="0" w:firstColumn="1" w:lastColumn="0" w:noHBand="0" w:noVBand="1"/>
      </w:tblPr>
      <w:tblGrid>
        <w:gridCol w:w="8096"/>
        <w:gridCol w:w="544"/>
      </w:tblGrid>
      <w:tr w:rsidR="00BA70BC" w:rsidRPr="000229F1" w14:paraId="2B90842E" w14:textId="77777777" w:rsidTr="001566A7">
        <w:trPr>
          <w:trHeight w:val="828"/>
        </w:trPr>
        <w:tc>
          <w:tcPr>
            <w:tcW w:w="4685" w:type="pct"/>
            <w:vAlign w:val="center"/>
          </w:tcPr>
          <w:p w14:paraId="7C91EB3A" w14:textId="77777777" w:rsidR="00BA70BC" w:rsidRPr="00994DF0" w:rsidRDefault="00BA70BC" w:rsidP="00BA70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16"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r>
                  <m:rPr>
                    <m:sty m:val="p"/>
                  </m:rPr>
                  <w:rPr>
                    <w:rFonts w:ascii="Cambria Math" w:hAnsi="Cambria Math"/>
                    <w:sz w:val="20"/>
                    <w:szCs w:val="20"/>
                  </w:rPr>
                  <m:t xml:space="preserve"> </m:t>
                </m:r>
                <m:d>
                  <m:dPr>
                    <m:ctrlPr>
                      <w:rPr>
                        <w:rFonts w:ascii="Cambria Math" w:hAnsi="Cambria Math"/>
                        <w:sz w:val="20"/>
                        <w:szCs w:val="20"/>
                      </w:rPr>
                    </m:ctrlPr>
                  </m:dPr>
                  <m:e>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1</m:t>
                        </m:r>
                      </m:sup>
                    </m:sSubSup>
                    <m:d>
                      <m:dPr>
                        <m:ctrlPr>
                          <w:ins w:id="17"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r>
                      <m:rPr>
                        <m:sty m:val="p"/>
                      </m:rPr>
                      <w:rPr>
                        <w:rFonts w:ascii="Cambria Math" w:hAnsi="Cambria Math"/>
                        <w:sz w:val="20"/>
                        <w:szCs w:val="20"/>
                      </w:rPr>
                      <m:t xml:space="preserve"> </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2</m:t>
                        </m:r>
                      </m:sup>
                    </m:sSubSup>
                    <m:d>
                      <m:dPr>
                        <m:ctrlPr>
                          <w:ins w:id="18"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r>
                      <m:rPr>
                        <m:sty m:val="p"/>
                      </m:rPr>
                      <w:rPr>
                        <w:rFonts w:ascii="Cambria Math" w:hAnsi="Cambria Math"/>
                        <w:sz w:val="20"/>
                        <w:szCs w:val="20"/>
                      </w:rPr>
                      <m:t xml:space="preserve"> </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3</m:t>
                        </m:r>
                      </m:sup>
                    </m:sSubSup>
                    <m:d>
                      <m:dPr>
                        <m:ctrlPr>
                          <w:ins w:id="19" w:author="Max Ferguson [2]" w:date="2016-07-01T14:07:00Z">
                            <w:rPr>
                              <w:rFonts w:ascii="Cambria Math" w:hAnsi="Cambria Math"/>
                              <w:i/>
                              <w:sz w:val="20"/>
                              <w:szCs w:val="20"/>
                            </w:rPr>
                          </w:ins>
                        </m:ctrlPr>
                      </m:dPr>
                      <m:e>
                        <m:r>
                          <w:rPr>
                            <w:rFonts w:ascii="Cambria Math" w:hAnsi="Cambria Math"/>
                            <w:sz w:val="20"/>
                            <w:szCs w:val="20"/>
                          </w:rPr>
                          <m:t>f</m:t>
                        </m:r>
                      </m:e>
                    </m:d>
                    <m:ctrlPr>
                      <w:rPr>
                        <w:rFonts w:ascii="Cambria Math" w:hAnsi="Cambria Math"/>
                        <w:i/>
                        <w:sz w:val="20"/>
                        <w:szCs w:val="20"/>
                      </w:rPr>
                    </m:ctrlPr>
                  </m:e>
                </m:d>
              </m:oMath>
            </m:oMathPara>
          </w:p>
          <w:p w14:paraId="403D4EC5" w14:textId="77777777" w:rsidR="00BA70BC" w:rsidRPr="001C4422" w:rsidRDefault="00BA70BC" w:rsidP="002F1CB5">
            <w:pPr>
              <w:tabs>
                <w:tab w:val="left" w:pos="2240"/>
              </w:tabs>
              <w:jc w:val="both"/>
              <w:rPr>
                <w:sz w:val="20"/>
                <w:szCs w:val="20"/>
                <w:highlight w:val="yellow"/>
              </w:rPr>
            </w:pPr>
          </w:p>
        </w:tc>
        <w:tc>
          <w:tcPr>
            <w:tcW w:w="315" w:type="pct"/>
            <w:vAlign w:val="center"/>
          </w:tcPr>
          <w:p w14:paraId="0B03AE97" w14:textId="77777777" w:rsidR="00BA70BC" w:rsidRPr="000229F1" w:rsidRDefault="00BA70BC" w:rsidP="002F1CB5">
            <w:pPr>
              <w:jc w:val="both"/>
              <w:rPr>
                <w:sz w:val="20"/>
                <w:szCs w:val="20"/>
              </w:rPr>
            </w:pPr>
          </w:p>
          <w:p w14:paraId="274D9439" w14:textId="213BF159" w:rsidR="00BA70BC" w:rsidRPr="000229F1" w:rsidRDefault="00BA70BC" w:rsidP="002F1CB5">
            <w:pPr>
              <w:jc w:val="right"/>
              <w:rPr>
                <w:sz w:val="20"/>
                <w:szCs w:val="20"/>
              </w:rPr>
            </w:pPr>
            <w:r>
              <w:rPr>
                <w:sz w:val="20"/>
                <w:szCs w:val="20"/>
              </w:rPr>
              <w:t>(</w:t>
            </w:r>
            <w:r>
              <w:rPr>
                <w:sz w:val="20"/>
                <w:szCs w:val="20"/>
              </w:rPr>
              <w:t>5</w:t>
            </w:r>
            <w:commentRangeStart w:id="20"/>
            <w:r w:rsidRPr="000229F1">
              <w:rPr>
                <w:sz w:val="20"/>
                <w:szCs w:val="20"/>
              </w:rPr>
              <w:t>)</w:t>
            </w:r>
            <w:commentRangeEnd w:id="20"/>
            <w:r w:rsidRPr="000229F1">
              <w:rPr>
                <w:rStyle w:val="CommentReference"/>
              </w:rPr>
              <w:commentReference w:id="20"/>
            </w:r>
          </w:p>
          <w:p w14:paraId="663C1F7A" w14:textId="77777777" w:rsidR="00BA70BC" w:rsidRPr="000229F1" w:rsidRDefault="00BA70BC" w:rsidP="002F1CB5">
            <w:pPr>
              <w:jc w:val="both"/>
              <w:rPr>
                <w:sz w:val="20"/>
                <w:szCs w:val="20"/>
              </w:rPr>
            </w:pPr>
          </w:p>
        </w:tc>
      </w:tr>
    </w:tbl>
    <w:p w14:paraId="04F9F933" w14:textId="6E459254" w:rsidR="00BA70BC" w:rsidRDefault="001566A7" w:rsidP="001C51F4">
      <w:pPr>
        <w:jc w:val="both"/>
        <w:rPr>
          <w:sz w:val="20"/>
          <w:szCs w:val="20"/>
        </w:rPr>
      </w:pPr>
      <w:r>
        <w:rPr>
          <w:sz w:val="20"/>
          <w:szCs w:val="20"/>
        </w:rPr>
        <w:t>Averaging the first three periodograms redu</w:t>
      </w:r>
      <w:r w:rsidR="001322E7">
        <w:rPr>
          <w:sz w:val="20"/>
          <w:szCs w:val="20"/>
        </w:rPr>
        <w:t>ces the effect of random noise i</w:t>
      </w:r>
      <w:r>
        <w:rPr>
          <w:sz w:val="20"/>
          <w:szCs w:val="20"/>
        </w:rPr>
        <w:t>n the reference periodogram.</w:t>
      </w:r>
      <w:r w:rsidR="001322E7">
        <w:rPr>
          <w:sz w:val="20"/>
          <w:szCs w:val="20"/>
        </w:rPr>
        <w:t xml:space="preserve"> The milling tool is assumed to remain in perfect condition while the reference signal is being generated. </w:t>
      </w:r>
    </w:p>
    <w:p w14:paraId="6CB5A837" w14:textId="77777777" w:rsidR="008D009B" w:rsidRDefault="008D009B" w:rsidP="00FF5D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13A7143" w14:textId="77777777" w:rsidR="00994DF0" w:rsidRDefault="00994DF0"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3332CA93" w14:textId="77777777" w:rsidR="00F6515B" w:rsidRPr="00F6515B" w:rsidRDefault="00F6515B" w:rsidP="00F6515B">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highlight w:val="yellow"/>
        </w:rPr>
      </w:pPr>
      <w:r w:rsidRPr="00F6515B">
        <w:rPr>
          <w:noProof/>
          <w:sz w:val="20"/>
          <w:szCs w:val="20"/>
          <w:highlight w:val="yellow"/>
        </w:rPr>
        <w:drawing>
          <wp:inline distT="0" distB="0" distL="0" distR="0" wp14:anchorId="6F098F32" wp14:editId="7670B3BA">
            <wp:extent cx="5486400" cy="3093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erence Periodograms.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093085"/>
                    </a:xfrm>
                    <a:prstGeom prst="rect">
                      <a:avLst/>
                    </a:prstGeom>
                  </pic:spPr>
                </pic:pic>
              </a:graphicData>
            </a:graphic>
          </wp:inline>
        </w:drawing>
      </w:r>
    </w:p>
    <w:p w14:paraId="7E3F4843" w14:textId="5BE5FCE8" w:rsidR="00F6515B" w:rsidRDefault="00F6515B" w:rsidP="00F6515B">
      <w:pPr>
        <w:pStyle w:val="Caption"/>
        <w:rPr>
          <w:szCs w:val="20"/>
        </w:rPr>
      </w:pPr>
      <w:r w:rsidRPr="00BA70BC">
        <w:t xml:space="preserve">Figure </w:t>
      </w:r>
      <w:fldSimple w:instr=" SEQ Figure \* ARABIC ">
        <w:r w:rsidR="00F6029D">
          <w:rPr>
            <w:noProof/>
          </w:rPr>
          <w:t>4</w:t>
        </w:r>
      </w:fldSimple>
      <w:r w:rsidRPr="00BA70BC">
        <w:t xml:space="preserve">. Reference periodograms for acceleration time series, conventional cutting. </w:t>
      </w:r>
      <w:r w:rsidRPr="00F6515B">
        <w:rPr>
          <w:highlight w:val="yellow"/>
        </w:rPr>
        <w:t>This figure will need to be replaced with a black/white one for publishing</w:t>
      </w:r>
    </w:p>
    <w:p w14:paraId="299F1739" w14:textId="77777777" w:rsidR="00BA70BC" w:rsidRDefault="00BA70BC" w:rsidP="00BA70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574AA8FE" w14:textId="77777777" w:rsidR="00BA70BC" w:rsidRDefault="00BA70BC" w:rsidP="00BA70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6641F675" w14:textId="77777777" w:rsidR="00BA70BC" w:rsidRDefault="00BA70BC" w:rsidP="00BA70B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6DD3D03E" w14:textId="77777777" w:rsidR="00F6515B" w:rsidRDefault="00F6515B"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1AD775FF" w14:textId="77777777" w:rsidR="001322E7" w:rsidRDefault="001322E7">
      <w:pPr>
        <w:rPr>
          <w:b/>
          <w:sz w:val="20"/>
          <w:szCs w:val="20"/>
        </w:rPr>
      </w:pPr>
      <w:r>
        <w:rPr>
          <w:b/>
          <w:sz w:val="20"/>
          <w:szCs w:val="20"/>
        </w:rPr>
        <w:br w:type="page"/>
      </w:r>
    </w:p>
    <w:p w14:paraId="687DCA4A" w14:textId="7E0B8418" w:rsidR="00667BE4" w:rsidRDefault="00CC76AB" w:rsidP="00667BE4">
      <w:pPr>
        <w:rPr>
          <w:rFonts w:eastAsia="Times New Roman"/>
          <w:b/>
          <w:bCs/>
          <w:color w:val="252525"/>
          <w:sz w:val="20"/>
          <w:szCs w:val="20"/>
          <w:shd w:val="clear" w:color="auto" w:fill="FFFFFF"/>
        </w:rPr>
      </w:pPr>
      <w:r>
        <w:rPr>
          <w:b/>
          <w:sz w:val="20"/>
          <w:szCs w:val="20"/>
        </w:rPr>
        <w:lastRenderedPageBreak/>
        <w:t>4</w:t>
      </w:r>
      <w:r w:rsidR="00792160" w:rsidRPr="00667BE4">
        <w:rPr>
          <w:b/>
          <w:sz w:val="20"/>
          <w:szCs w:val="20"/>
        </w:rPr>
        <w:t>.1</w:t>
      </w:r>
      <w:r w:rsidR="00667BE4" w:rsidRPr="00667BE4">
        <w:rPr>
          <w:b/>
          <w:sz w:val="20"/>
          <w:szCs w:val="20"/>
        </w:rPr>
        <w:t xml:space="preserve"> </w:t>
      </w:r>
      <w:r w:rsidR="00C06828">
        <w:rPr>
          <w:rFonts w:eastAsia="Times New Roman"/>
          <w:b/>
          <w:bCs/>
          <w:color w:val="252525"/>
          <w:sz w:val="20"/>
          <w:szCs w:val="20"/>
          <w:shd w:val="clear" w:color="auto" w:fill="FFFFFF"/>
        </w:rPr>
        <w:t>Signal Power</w:t>
      </w:r>
    </w:p>
    <w:p w14:paraId="2AFE4BA5" w14:textId="540408B3" w:rsidR="00C06828" w:rsidRDefault="00C06828" w:rsidP="00667BE4">
      <w:pPr>
        <w:rPr>
          <w:rFonts w:eastAsia="Times New Roman"/>
          <w:bCs/>
          <w:color w:val="252525"/>
          <w:sz w:val="20"/>
          <w:szCs w:val="20"/>
          <w:shd w:val="clear" w:color="auto" w:fill="FFFFFF"/>
        </w:rPr>
      </w:pPr>
      <w:r w:rsidRPr="00C06828">
        <w:rPr>
          <w:rFonts w:eastAsia="Times New Roman"/>
          <w:bCs/>
          <w:color w:val="252525"/>
          <w:sz w:val="20"/>
          <w:szCs w:val="20"/>
          <w:shd w:val="clear" w:color="auto" w:fill="FFFFFF"/>
        </w:rPr>
        <w:t xml:space="preserve">The </w:t>
      </w:r>
      <w:r>
        <w:rPr>
          <w:rFonts w:eastAsia="Times New Roman"/>
          <w:bCs/>
          <w:color w:val="252525"/>
          <w:sz w:val="20"/>
          <w:szCs w:val="20"/>
          <w:shd w:val="clear" w:color="auto" w:fill="FFFFFF"/>
        </w:rPr>
        <w:t xml:space="preserve">signal </w:t>
      </w:r>
      <w:r w:rsidR="00CD6EDC">
        <w:rPr>
          <w:rFonts w:eastAsia="Times New Roman"/>
          <w:bCs/>
          <w:color w:val="252525"/>
          <w:sz w:val="20"/>
          <w:szCs w:val="20"/>
          <w:shd w:val="clear" w:color="auto" w:fill="FFFFFF"/>
        </w:rPr>
        <w:t>power</w:t>
      </w:r>
      <w:r>
        <w:rPr>
          <w:rFonts w:eastAsia="Times New Roman"/>
          <w:bCs/>
          <w:color w:val="252525"/>
          <w:sz w:val="20"/>
          <w:szCs w:val="20"/>
          <w:shd w:val="clear" w:color="auto" w:fill="FFFFFF"/>
        </w:rPr>
        <w:t xml:space="preserve"> can be </w:t>
      </w:r>
      <w:r w:rsidR="00AF617A">
        <w:rPr>
          <w:rFonts w:eastAsia="Times New Roman"/>
          <w:bCs/>
          <w:color w:val="252525"/>
          <w:sz w:val="20"/>
          <w:szCs w:val="20"/>
          <w:shd w:val="clear" w:color="auto" w:fill="FFFFFF"/>
        </w:rPr>
        <w:t>approximated</w:t>
      </w:r>
      <w:r>
        <w:rPr>
          <w:rFonts w:eastAsia="Times New Roman"/>
          <w:bCs/>
          <w:color w:val="252525"/>
          <w:sz w:val="20"/>
          <w:szCs w:val="20"/>
          <w:shd w:val="clear" w:color="auto" w:fill="FFFFFF"/>
        </w:rPr>
        <w:t xml:space="preserve"> by integrating the </w:t>
      </w:r>
      <w:r w:rsidR="00CD6EDC">
        <w:rPr>
          <w:sz w:val="20"/>
          <w:szCs w:val="20"/>
        </w:rPr>
        <w:t xml:space="preserve">periodogram </w:t>
      </w:r>
      <w:r w:rsidR="005546FD">
        <w:rPr>
          <w:rFonts w:eastAsia="Times New Roman"/>
          <w:bCs/>
          <w:color w:val="252525"/>
          <w:sz w:val="20"/>
          <w:szCs w:val="20"/>
          <w:shd w:val="clear" w:color="auto" w:fill="FFFFFF"/>
        </w:rPr>
        <w:t>with respect to frequency:</w:t>
      </w:r>
    </w:p>
    <w:p w14:paraId="7452EE1E" w14:textId="77777777" w:rsidR="00C06828" w:rsidRDefault="00C06828" w:rsidP="00667BE4">
      <w:pPr>
        <w:rPr>
          <w:rFonts w:eastAsia="Times New Roman"/>
          <w:bCs/>
          <w:color w:val="252525"/>
          <w:sz w:val="20"/>
          <w:szCs w:val="20"/>
          <w:shd w:val="clear" w:color="auto" w:fill="FFFFFF"/>
        </w:rPr>
      </w:pPr>
    </w:p>
    <w:p w14:paraId="2B496A7C" w14:textId="5F6B150F" w:rsidR="00C06828" w:rsidRPr="005546FD" w:rsidRDefault="004E364B" w:rsidP="00667BE4">
      <w:pPr>
        <w:rPr>
          <w:rFonts w:eastAsia="Times New Roman"/>
          <w:sz w:val="20"/>
          <w:szCs w:val="20"/>
        </w:rPr>
      </w:pPr>
      <m:oMathPara>
        <m:oMath>
          <m:r>
            <w:rPr>
              <w:rFonts w:ascii="Cambria Math" w:eastAsia="Times New Roman" w:hAnsi="Cambria Math"/>
              <w:sz w:val="20"/>
              <w:szCs w:val="20"/>
            </w:rPr>
            <m:t>P=</m:t>
          </m:r>
          <m:nary>
            <m:naryPr>
              <m:limLoc m:val="subSup"/>
              <m:ctrlPr>
                <w:rPr>
                  <w:rFonts w:ascii="Cambria Math" w:eastAsia="Times New Roman" w:hAnsi="Cambria Math"/>
                  <w:i/>
                  <w:sz w:val="20"/>
                  <w:szCs w:val="20"/>
                </w:rPr>
              </m:ctrlPr>
            </m:naryPr>
            <m:sub>
              <m:r>
                <w:rPr>
                  <w:rFonts w:ascii="Cambria Math" w:eastAsia="Times New Roman" w:hAnsi="Cambria Math"/>
                  <w:sz w:val="20"/>
                  <w:szCs w:val="20"/>
                </w:rPr>
                <m:t>-∞</m:t>
              </m:r>
            </m:sub>
            <m:sup>
              <m:r>
                <w:rPr>
                  <w:rFonts w:ascii="Cambria Math" w:eastAsia="Times New Roman" w:hAnsi="Cambria Math"/>
                  <w:sz w:val="20"/>
                  <w:szCs w:val="20"/>
                </w:rPr>
                <m:t>∞</m:t>
              </m:r>
            </m:sup>
            <m:e>
              <m:sSup>
                <m:sSupPr>
                  <m:ctrlPr>
                    <w:rPr>
                      <w:rFonts w:ascii="Cambria Math" w:eastAsia="Times New Roman" w:hAnsi="Cambria Math"/>
                      <w:i/>
                      <w:sz w:val="20"/>
                      <w:szCs w:val="20"/>
                    </w:rPr>
                  </m:ctrlPr>
                </m:sSupPr>
                <m:e>
                  <m:d>
                    <m:dPr>
                      <m:begChr m:val="|"/>
                      <m:endChr m:val="|"/>
                      <m:ctrlPr>
                        <w:rPr>
                          <w:rFonts w:ascii="Cambria Math" w:eastAsia="Times New Roman" w:hAnsi="Cambria Math"/>
                          <w:i/>
                          <w:sz w:val="20"/>
                          <w:szCs w:val="20"/>
                        </w:rPr>
                      </m:ctrlPr>
                    </m:dPr>
                    <m:e>
                      <m:acc>
                        <m:accPr>
                          <m:ctrlPr>
                            <w:ins w:id="21"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e>
                  </m:d>
                </m:e>
                <m:sup>
                  <m:r>
                    <w:rPr>
                      <w:rFonts w:ascii="Cambria Math" w:eastAsia="Times New Roman" w:hAnsi="Cambria Math"/>
                      <w:sz w:val="20"/>
                      <w:szCs w:val="20"/>
                    </w:rPr>
                    <m:t>2</m:t>
                  </m:r>
                </m:sup>
              </m:sSup>
              <m:r>
                <w:rPr>
                  <w:rFonts w:ascii="Cambria Math" w:eastAsia="Times New Roman" w:hAnsi="Cambria Math"/>
                  <w:sz w:val="20"/>
                  <w:szCs w:val="20"/>
                </w:rPr>
                <m:t xml:space="preserve"> df</m:t>
              </m:r>
            </m:e>
          </m:nary>
        </m:oMath>
      </m:oMathPara>
    </w:p>
    <w:p w14:paraId="71C35BDD" w14:textId="77777777" w:rsidR="005546FD" w:rsidRPr="00C06828" w:rsidRDefault="005546FD" w:rsidP="00667BE4">
      <w:pPr>
        <w:rPr>
          <w:rFonts w:eastAsia="Times New Roman"/>
          <w:sz w:val="20"/>
          <w:szCs w:val="20"/>
        </w:rPr>
      </w:pPr>
    </w:p>
    <w:p w14:paraId="0C3A42C5" w14:textId="53F019C2" w:rsidR="00792160" w:rsidRDefault="00AF617A" w:rsidP="00591B6B">
      <w:pPr>
        <w:rPr>
          <w:sz w:val="20"/>
          <w:szCs w:val="20"/>
        </w:rPr>
      </w:pPr>
      <w:r>
        <w:rPr>
          <w:sz w:val="20"/>
          <w:szCs w:val="20"/>
        </w:rPr>
        <w:t xml:space="preserve">Where </w:t>
      </w:r>
      <m:oMath>
        <m:r>
          <w:rPr>
            <w:rFonts w:ascii="Cambria Math" w:hAnsi="Cambria Math"/>
            <w:sz w:val="20"/>
            <w:szCs w:val="20"/>
          </w:rPr>
          <m:t>P</m:t>
        </m:r>
      </m:oMath>
      <w:r w:rsidR="00B11737">
        <w:rPr>
          <w:sz w:val="20"/>
          <w:szCs w:val="20"/>
        </w:rPr>
        <w:t xml:space="preserve"> </w:t>
      </w:r>
      <w:r>
        <w:rPr>
          <w:sz w:val="20"/>
          <w:szCs w:val="20"/>
        </w:rPr>
        <w:t xml:space="preserve">is </w:t>
      </w:r>
      <w:r w:rsidR="00B11737">
        <w:rPr>
          <w:sz w:val="20"/>
          <w:szCs w:val="20"/>
        </w:rPr>
        <w:t>the signal energy for the continuous signal</w:t>
      </w:r>
      <w:r>
        <w:rPr>
          <w:sz w:val="20"/>
          <w:szCs w:val="20"/>
        </w:rPr>
        <w:t xml:space="preserve"> </w:t>
      </w:r>
      <m:oMath>
        <m:acc>
          <m:accPr>
            <m:ctrlPr>
              <w:ins w:id="22"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r>
          <w:rPr>
            <w:rFonts w:ascii="Cambria Math" w:eastAsia="Times New Roman" w:hAnsi="Cambria Math"/>
            <w:sz w:val="20"/>
            <w:szCs w:val="20"/>
          </w:rPr>
          <m:t>.</m:t>
        </m:r>
      </m:oMath>
      <w:r>
        <w:rPr>
          <w:sz w:val="20"/>
          <w:szCs w:val="20"/>
        </w:rPr>
        <w:t xml:space="preserve"> In reality, the signal is expressed as a series of </w:t>
      </w:r>
      <w:r w:rsidR="00B11737">
        <w:rPr>
          <w:sz w:val="20"/>
          <w:szCs w:val="20"/>
        </w:rPr>
        <w:t>discrete</w:t>
      </w:r>
      <w:r>
        <w:rPr>
          <w:sz w:val="20"/>
          <w:szCs w:val="20"/>
        </w:rPr>
        <w:t xml:space="preserve"> points. Therefore</w:t>
      </w:r>
      <w:r w:rsidR="00B11737">
        <w:rPr>
          <w:sz w:val="20"/>
          <w:szCs w:val="20"/>
        </w:rPr>
        <w:t>,</w:t>
      </w:r>
      <w:r>
        <w:rPr>
          <w:sz w:val="20"/>
          <w:szCs w:val="20"/>
        </w:rPr>
        <w:t xml:space="preserve"> </w:t>
      </w:r>
      <w:r w:rsidR="00B11737">
        <w:rPr>
          <w:sz w:val="20"/>
          <w:szCs w:val="20"/>
        </w:rPr>
        <w:t xml:space="preserve">signal power can only be approximated from the </w:t>
      </w:r>
      <w:r w:rsidR="00CD6EDC">
        <w:rPr>
          <w:sz w:val="20"/>
          <w:szCs w:val="20"/>
        </w:rPr>
        <w:t>periodogram</w:t>
      </w:r>
      <w:r w:rsidR="00B11737">
        <w:rPr>
          <w:sz w:val="20"/>
          <w:szCs w:val="20"/>
        </w:rPr>
        <w:t>:</w:t>
      </w:r>
    </w:p>
    <w:p w14:paraId="6CF628CE" w14:textId="77777777" w:rsidR="005546FD" w:rsidRDefault="005546FD" w:rsidP="00591B6B">
      <w:pPr>
        <w:rPr>
          <w:sz w:val="20"/>
          <w:szCs w:val="20"/>
        </w:rPr>
      </w:pPr>
    </w:p>
    <w:p w14:paraId="5DD3D7EF" w14:textId="162CC872" w:rsidR="00667BE4" w:rsidRPr="00AC1F3E" w:rsidRDefault="005A22AE" w:rsidP="00591B6B">
      <w:pPr>
        <w:rPr>
          <w:sz w:val="20"/>
          <w:szCs w:val="20"/>
        </w:rPr>
      </w:pPr>
      <m:oMathPara>
        <m:oMath>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k=0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rPr>
                              <w:rFonts w:ascii="Cambria Math" w:eastAsia="Times New Roman" w:hAnsi="Cambria Math"/>
                              <w:i/>
                              <w:sz w:val="20"/>
                              <w:szCs w:val="20"/>
                            </w:rPr>
                          </m:ctrlPr>
                        </m:dPr>
                        <m:e>
                          <m:sSub>
                            <m:sSubPr>
                              <m:ctrlPr>
                                <w:rPr>
                                  <w:rFonts w:ascii="Cambria Math" w:eastAsia="Times New Roman" w:hAnsi="Cambria Math"/>
                                  <w:i/>
                                  <w:sz w:val="20"/>
                                  <w:szCs w:val="20"/>
                                </w:rPr>
                              </m:ctrlPr>
                            </m:sSubPr>
                            <m:e>
                              <m:r>
                                <w:rPr>
                                  <w:rFonts w:ascii="Cambria Math" w:eastAsia="Times New Roman" w:hAnsi="Cambria Math"/>
                                  <w:sz w:val="20"/>
                                  <w:szCs w:val="20"/>
                                </w:rPr>
                                <m:t>f</m:t>
                              </m:r>
                            </m:e>
                            <m:sub>
                              <m:r>
                                <w:rPr>
                                  <w:rFonts w:ascii="Cambria Math" w:eastAsia="Times New Roman" w:hAnsi="Cambria Math"/>
                                  <w:sz w:val="20"/>
                                  <w:szCs w:val="20"/>
                                </w:rPr>
                                <m:t>k</m:t>
                              </m:r>
                            </m:sub>
                          </m:sSub>
                        </m:e>
                      </m:d>
                    </m:e>
                  </m:d>
                </m:e>
                <m:sup>
                  <m:r>
                    <w:rPr>
                      <w:rFonts w:ascii="Cambria Math" w:hAnsi="Cambria Math"/>
                      <w:sz w:val="20"/>
                      <w:szCs w:val="20"/>
                    </w:rPr>
                    <m:t>2</m:t>
                  </m:r>
                </m:sup>
              </m:sSup>
            </m:e>
          </m:nary>
          <m:r>
            <w:rPr>
              <w:rFonts w:ascii="Cambria Math" w:hAnsi="Cambria Math"/>
              <w:sz w:val="20"/>
              <w:szCs w:val="20"/>
            </w:rPr>
            <m:t xml:space="preserve">  </m:t>
          </m:r>
        </m:oMath>
      </m:oMathPara>
    </w:p>
    <w:p w14:paraId="2E6D7758" w14:textId="77777777" w:rsidR="00AC1F3E" w:rsidRDefault="00AC1F3E" w:rsidP="00591B6B">
      <w:pPr>
        <w:rPr>
          <w:sz w:val="20"/>
          <w:szCs w:val="20"/>
        </w:rPr>
      </w:pPr>
    </w:p>
    <w:p w14:paraId="0B3BC28A" w14:textId="525AB396" w:rsidR="00994DF0" w:rsidRDefault="00994DF0" w:rsidP="00591B6B">
      <w:pPr>
        <w:rPr>
          <w:sz w:val="20"/>
          <w:szCs w:val="20"/>
        </w:rPr>
      </w:pPr>
      <w:r>
        <w:rPr>
          <w:sz w:val="20"/>
          <w:szCs w:val="20"/>
        </w:rPr>
        <w:t xml:space="preserve">The increase in signal power, between the reference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0</m:t>
            </m:r>
          </m:sup>
        </m:sSubSup>
        <m:d>
          <m:dPr>
            <m:ctrlPr>
              <w:ins w:id="23" w:author="Max Ferguson [2]" w:date="2016-07-01T14:07:00Z">
                <w:rPr>
                  <w:rFonts w:ascii="Cambria Math" w:hAnsi="Cambria Math"/>
                  <w:i/>
                  <w:sz w:val="20"/>
                  <w:szCs w:val="20"/>
                </w:rPr>
              </w:ins>
            </m:ctrlPr>
          </m:dPr>
          <m:e>
            <m:r>
              <w:rPr>
                <w:rFonts w:ascii="Cambria Math" w:hAnsi="Cambria Math"/>
                <w:sz w:val="20"/>
                <w:szCs w:val="20"/>
              </w:rPr>
              <m:t>f</m:t>
            </m:r>
          </m:e>
        </m:d>
      </m:oMath>
      <w:r>
        <w:rPr>
          <w:sz w:val="20"/>
          <w:szCs w:val="20"/>
        </w:rPr>
        <w:t xml:space="preserve"> and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24" w:author="Max Ferguson [2]" w:date="2016-07-01T14:07:00Z">
                <w:rPr>
                  <w:rFonts w:ascii="Cambria Math" w:hAnsi="Cambria Math"/>
                  <w:i/>
                  <w:sz w:val="20"/>
                  <w:szCs w:val="20"/>
                </w:rPr>
              </w:ins>
            </m:ctrlPr>
          </m:dPr>
          <m:e>
            <m:r>
              <w:rPr>
                <w:rFonts w:ascii="Cambria Math" w:hAnsi="Cambria Math"/>
                <w:sz w:val="20"/>
                <w:szCs w:val="20"/>
              </w:rPr>
              <m:t>f</m:t>
            </m:r>
          </m:e>
        </m:d>
      </m:oMath>
      <w:r w:rsidR="004E364B">
        <w:rPr>
          <w:sz w:val="20"/>
          <w:szCs w:val="20"/>
        </w:rPr>
        <w:t xml:space="preserve"> </w:t>
      </w:r>
      <w:r>
        <w:rPr>
          <w:sz w:val="20"/>
          <w:szCs w:val="20"/>
        </w:rPr>
        <w:t>can be written as:</w:t>
      </w:r>
    </w:p>
    <w:p w14:paraId="42CAE040" w14:textId="77777777" w:rsidR="00E22FC4" w:rsidRDefault="00E22FC4" w:rsidP="00591B6B">
      <w:pPr>
        <w:rPr>
          <w:sz w:val="20"/>
          <w:szCs w:val="20"/>
        </w:rPr>
      </w:pPr>
    </w:p>
    <w:p w14:paraId="226C3276" w14:textId="345C21AB" w:rsidR="008D009B" w:rsidRPr="00490AAA" w:rsidRDefault="005A22AE" w:rsidP="00591B6B">
      <w:pPr>
        <w:rPr>
          <w:sz w:val="20"/>
          <w:szCs w:val="20"/>
        </w:rPr>
      </w:pPr>
      <m:oMathPara>
        <m:oMath>
          <m:sSubSup>
            <m:sSubSupPr>
              <m:ctrlPr>
                <w:rPr>
                  <w:rFonts w:ascii="Cambria Math" w:hAnsi="Cambria Math"/>
                  <w:i/>
                  <w:sz w:val="20"/>
                  <w:szCs w:val="20"/>
                </w:rPr>
              </m:ctrlPr>
            </m:sSubSupPr>
            <m:e>
              <m:r>
                <w:rPr>
                  <w:rFonts w:ascii="Cambria Math" w:hAnsi="Cambria Math"/>
                  <w:sz w:val="20"/>
                  <w:szCs w:val="20"/>
                </w:rPr>
                <m:t>ΔP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0</m:t>
              </m:r>
            </m:sup>
          </m:sSubSup>
          <m:r>
            <w:rPr>
              <w:rFonts w:ascii="Cambria Math" w:hAnsi="Cambria Math"/>
              <w:sz w:val="20"/>
              <w:szCs w:val="20"/>
            </w:rPr>
            <m:t xml:space="preserve">                                  (2)</m:t>
          </m:r>
        </m:oMath>
      </m:oMathPara>
    </w:p>
    <w:p w14:paraId="0DA81FDF" w14:textId="77777777" w:rsidR="008D009B" w:rsidRDefault="008D009B" w:rsidP="00591B6B">
      <w:pPr>
        <w:rPr>
          <w:b/>
          <w:sz w:val="20"/>
          <w:szCs w:val="20"/>
        </w:rPr>
      </w:pPr>
    </w:p>
    <w:p w14:paraId="62A8A976" w14:textId="58B0D5BC" w:rsidR="006D2DB2" w:rsidRDefault="00994DF0" w:rsidP="00591B6B">
      <w:pPr>
        <w:rPr>
          <w:noProof/>
          <w:color w:val="000000" w:themeColor="text1"/>
          <w:sz w:val="20"/>
          <w:szCs w:val="20"/>
        </w:rPr>
      </w:pPr>
      <w:r w:rsidRPr="006D2DB2">
        <w:rPr>
          <w:color w:val="000000" w:themeColor="text1"/>
          <w:sz w:val="20"/>
          <w:szCs w:val="20"/>
        </w:rPr>
        <w:t xml:space="preserve">Where </w:t>
      </w:r>
      <m:oMath>
        <m:sSubSup>
          <m:sSubSupPr>
            <m:ctrlPr>
              <w:rPr>
                <w:rFonts w:ascii="Cambria Math" w:hAnsi="Cambria Math"/>
                <w:i/>
                <w:sz w:val="20"/>
                <w:szCs w:val="20"/>
              </w:rPr>
            </m:ctrlPr>
          </m:sSubSupPr>
          <m:e>
            <m:r>
              <w:rPr>
                <w:rFonts w:ascii="Cambria Math" w:hAnsi="Cambria Math"/>
                <w:sz w:val="20"/>
                <w:szCs w:val="20"/>
              </w:rPr>
              <m:t>ΔP</m:t>
            </m:r>
          </m:e>
          <m:sub>
            <m:r>
              <w:rPr>
                <w:rFonts w:ascii="Cambria Math" w:hAnsi="Cambria Math"/>
                <w:sz w:val="20"/>
                <w:szCs w:val="20"/>
              </w:rPr>
              <m:t>q</m:t>
            </m:r>
          </m:sub>
          <m:sup>
            <m:r>
              <w:rPr>
                <w:rFonts w:ascii="Cambria Math" w:hAnsi="Cambria Math"/>
                <w:sz w:val="20"/>
                <w:szCs w:val="20"/>
              </w:rPr>
              <m:t>i</m:t>
            </m:r>
          </m:sup>
        </m:sSubSup>
      </m:oMath>
      <w:r w:rsidRPr="006D2DB2">
        <w:rPr>
          <w:color w:val="000000" w:themeColor="text1"/>
          <w:sz w:val="20"/>
          <w:szCs w:val="20"/>
        </w:rPr>
        <w:t xml:space="preserve"> is the increase in signal power.</w:t>
      </w:r>
      <w:r w:rsidR="006D2DB2" w:rsidRPr="006D2DB2">
        <w:rPr>
          <w:noProof/>
          <w:color w:val="000000" w:themeColor="text1"/>
          <w:sz w:val="20"/>
          <w:szCs w:val="20"/>
        </w:rPr>
        <w:t xml:space="preserve"> </w:t>
      </w:r>
    </w:p>
    <w:p w14:paraId="12448C0A" w14:textId="77777777" w:rsidR="006D2DB2" w:rsidRPr="006D2DB2" w:rsidRDefault="006D2DB2" w:rsidP="00591B6B">
      <w:pPr>
        <w:rPr>
          <w:noProof/>
          <w:color w:val="000000" w:themeColor="text1"/>
          <w:sz w:val="20"/>
          <w:szCs w:val="20"/>
        </w:rPr>
      </w:pPr>
    </w:p>
    <w:p w14:paraId="55F05C4B" w14:textId="77777777" w:rsidR="00F83AEF" w:rsidRDefault="006D2DB2" w:rsidP="00F83AEF">
      <w:pPr>
        <w:keepNext/>
        <w:jc w:val="center"/>
      </w:pPr>
      <w:r>
        <w:rPr>
          <w:noProof/>
          <w:sz w:val="20"/>
          <w:szCs w:val="20"/>
        </w:rPr>
        <w:drawing>
          <wp:inline distT="0" distB="0" distL="0" distR="0" wp14:anchorId="5780A456" wp14:editId="7D2D6B27">
            <wp:extent cx="3817759" cy="28633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 Power Feature.png"/>
                    <pic:cNvPicPr/>
                  </pic:nvPicPr>
                  <pic:blipFill>
                    <a:blip r:embed="rId17">
                      <a:extLst>
                        <a:ext uri="{28A0092B-C50C-407E-A947-70E740481C1C}">
                          <a14:useLocalDpi xmlns:a14="http://schemas.microsoft.com/office/drawing/2010/main" val="0"/>
                        </a:ext>
                      </a:extLst>
                    </a:blip>
                    <a:stretch>
                      <a:fillRect/>
                    </a:stretch>
                  </pic:blipFill>
                  <pic:spPr>
                    <a:xfrm>
                      <a:off x="0" y="0"/>
                      <a:ext cx="3820286" cy="2865214"/>
                    </a:xfrm>
                    <a:prstGeom prst="rect">
                      <a:avLst/>
                    </a:prstGeom>
                  </pic:spPr>
                </pic:pic>
              </a:graphicData>
            </a:graphic>
          </wp:inline>
        </w:drawing>
      </w:r>
    </w:p>
    <w:p w14:paraId="5492C47C" w14:textId="0BF9A3E5" w:rsidR="00F6562D" w:rsidRDefault="00F83AEF" w:rsidP="00F83AEF">
      <w:pPr>
        <w:pStyle w:val="Caption"/>
        <w:jc w:val="center"/>
        <w:rPr>
          <w:color w:val="808080" w:themeColor="background1" w:themeShade="80"/>
          <w:szCs w:val="20"/>
        </w:rPr>
      </w:pPr>
      <w:r>
        <w:t xml:space="preserve">Figure </w:t>
      </w:r>
      <w:fldSimple w:instr=" SEQ Figure \* ARABIC ">
        <w:r w:rsidR="00F6029D">
          <w:rPr>
            <w:noProof/>
          </w:rPr>
          <w:t>5</w:t>
        </w:r>
      </w:fldSimple>
      <w:r>
        <w:t xml:space="preserve">. </w:t>
      </w:r>
      <w:r w:rsidR="00EC69AA">
        <w:t>The s</w:t>
      </w:r>
      <w:r>
        <w:t>ignal power</w:t>
      </w:r>
      <w:r w:rsidR="00EC69AA">
        <w:t xml:space="preserve"> feature, </w:t>
      </w:r>
      <m:oMath>
        <m:sSubSup>
          <m:sSubSupPr>
            <m:ctrlPr>
              <w:rPr>
                <w:rFonts w:ascii="Cambria Math" w:hAnsi="Cambria Math"/>
                <w:i/>
                <w:szCs w:val="20"/>
              </w:rPr>
            </m:ctrlPr>
          </m:sSubSupPr>
          <m:e>
            <m:r>
              <w:rPr>
                <w:rFonts w:ascii="Cambria Math" w:hAnsi="Cambria Math"/>
                <w:szCs w:val="20"/>
              </w:rPr>
              <m:t>ΔP</m:t>
            </m:r>
          </m:e>
          <m:sub>
            <m:r>
              <w:rPr>
                <w:rFonts w:ascii="Cambria Math" w:hAnsi="Cambria Math"/>
                <w:szCs w:val="20"/>
              </w:rPr>
              <m:t>q</m:t>
            </m:r>
          </m:sub>
          <m:sup>
            <m:r>
              <w:rPr>
                <w:rFonts w:ascii="Cambria Math" w:hAnsi="Cambria Math"/>
                <w:szCs w:val="20"/>
              </w:rPr>
              <m:t>i</m:t>
            </m:r>
          </m:sup>
        </m:sSubSup>
      </m:oMath>
      <w:r w:rsidR="00EC69AA">
        <w:rPr>
          <w:szCs w:val="20"/>
        </w:rPr>
        <w:t>,</w:t>
      </w:r>
      <w:r w:rsidR="00EC69AA" w:rsidRPr="006D2DB2">
        <w:rPr>
          <w:szCs w:val="20"/>
        </w:rPr>
        <w:t xml:space="preserve"> </w:t>
      </w:r>
      <w:r>
        <w:t xml:space="preserve"> plotted against the amount of tool wear, for the </w:t>
      </w:r>
      <w:r w:rsidR="00EC69AA">
        <w:t xml:space="preserve">conventional cutting operations in the </w:t>
      </w:r>
      <w:r>
        <w:t>training data set</w:t>
      </w:r>
    </w:p>
    <w:p w14:paraId="4DA36848" w14:textId="77777777" w:rsidR="00CD6EDC" w:rsidRDefault="00CD6EDC" w:rsidP="006D2DB2">
      <w:pPr>
        <w:jc w:val="center"/>
        <w:rPr>
          <w:color w:val="808080" w:themeColor="background1" w:themeShade="80"/>
          <w:sz w:val="20"/>
          <w:szCs w:val="20"/>
        </w:rPr>
      </w:pPr>
    </w:p>
    <w:p w14:paraId="3C04BFEB" w14:textId="3D100EEE" w:rsidR="00223436" w:rsidRDefault="00CC76AB"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4</w:t>
      </w:r>
      <w:r w:rsidR="00792160" w:rsidRPr="000229F1">
        <w:rPr>
          <w:b/>
          <w:sz w:val="20"/>
          <w:szCs w:val="20"/>
        </w:rPr>
        <w:t>.</w:t>
      </w:r>
      <w:r w:rsidR="001D3C70" w:rsidRPr="000229F1">
        <w:rPr>
          <w:b/>
          <w:sz w:val="20"/>
          <w:szCs w:val="20"/>
        </w:rPr>
        <w:t>2</w:t>
      </w:r>
      <w:r w:rsidR="00792160" w:rsidRPr="000229F1">
        <w:rPr>
          <w:b/>
          <w:sz w:val="20"/>
          <w:szCs w:val="20"/>
        </w:rPr>
        <w:t xml:space="preserve"> </w:t>
      </w:r>
      <w:r w:rsidR="00446F85">
        <w:rPr>
          <w:b/>
          <w:sz w:val="20"/>
          <w:szCs w:val="20"/>
        </w:rPr>
        <w:t>Magnitude of the transform function</w:t>
      </w:r>
    </w:p>
    <w:p w14:paraId="0B6116F8" w14:textId="0BC50EF1" w:rsidR="00446F85" w:rsidRPr="0086438C" w:rsidRDefault="00625EA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625EA0">
        <w:rPr>
          <w:sz w:val="20"/>
          <w:szCs w:val="20"/>
        </w:rPr>
        <w:t xml:space="preserve">In </w:t>
      </w:r>
      <w:r>
        <w:rPr>
          <w:sz w:val="20"/>
          <w:szCs w:val="20"/>
        </w:rPr>
        <w:t xml:space="preserve">defining this feature we assume that the </w:t>
      </w:r>
      <w:r w:rsidR="00CD6EDC">
        <w:rPr>
          <w:sz w:val="20"/>
          <w:szCs w:val="20"/>
        </w:rPr>
        <w:t>periodogram</w:t>
      </w:r>
      <w:r w:rsidR="0086438C">
        <w:rPr>
          <w:sz w:val="20"/>
          <w:szCs w:val="20"/>
        </w:rPr>
        <w:t xml:space="preserve">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25"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is related to the reference </w:t>
      </w:r>
      <w:r w:rsidR="00CD6EDC">
        <w:rPr>
          <w:sz w:val="20"/>
          <w:szCs w:val="20"/>
        </w:rPr>
        <w:t xml:space="preserve">periodogram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26"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by some transform function, </w:t>
      </w:r>
      <m:oMath>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m:t>
        </m:r>
      </m:oMath>
    </w:p>
    <w:p w14:paraId="5F7D73A9" w14:textId="77777777" w:rsidR="0086438C" w:rsidRDefault="0086438C"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6ACB0E02" w14:textId="530AE3AA" w:rsidR="0086438C" w:rsidRPr="0086438C" w:rsidRDefault="005A22AE"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27"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sz w:val="20"/>
              <w:szCs w:val="20"/>
            </w:rPr>
            <m:t xml:space="preserve">= </m:t>
          </m:r>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 xml:space="preserve"> ∙ </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28" w:author="Max Ferguson [2]" w:date="2016-07-01T14:07:00Z">
                  <w:rPr>
                    <w:rFonts w:ascii="Cambria Math" w:hAnsi="Cambria Math"/>
                    <w:i/>
                    <w:sz w:val="20"/>
                    <w:szCs w:val="20"/>
                  </w:rPr>
                </w:ins>
              </m:ctrlPr>
            </m:dPr>
            <m:e>
              <m:r>
                <w:rPr>
                  <w:rFonts w:ascii="Cambria Math" w:hAnsi="Cambria Math"/>
                  <w:sz w:val="20"/>
                  <w:szCs w:val="20"/>
                </w:rPr>
                <m:t>f</m:t>
              </m:r>
            </m:e>
          </m:d>
        </m:oMath>
      </m:oMathPara>
    </w:p>
    <w:p w14:paraId="59E608A7" w14:textId="7CF6C33C"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In discrete form we can write this as:</w:t>
      </w:r>
    </w:p>
    <w:p w14:paraId="68E6E547" w14:textId="77777777"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7EECE36B" w14:textId="325ED422" w:rsidR="007268A7" w:rsidRPr="007C3925" w:rsidRDefault="007C3925"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r>
          <m:rPr>
            <m:sty m:val="p"/>
          </m:rPr>
          <w:rPr>
            <w:rFonts w:ascii="Cambria Math"/>
            <w:sz w:val="20"/>
            <w:szCs w:val="20"/>
          </w:rPr>
          <m:t>(</m:t>
        </m:r>
        <m:sSub>
          <m:sSubPr>
            <m:ctrlPr>
              <w:rPr>
                <w:rFonts w:ascii="Cambria Math"/>
                <w:i/>
                <w:sz w:val="20"/>
                <w:szCs w:val="20"/>
              </w:rPr>
            </m:ctrlPr>
          </m:sSubPr>
          <m:e>
            <m:r>
              <w:rPr>
                <w:rFonts w:ascii="Cambria Math"/>
                <w:sz w:val="20"/>
                <w:szCs w:val="20"/>
              </w:rPr>
              <m:t>f</m:t>
            </m:r>
          </m:e>
          <m:sub>
            <m:r>
              <w:rPr>
                <w:rFonts w:ascii="Cambria Math"/>
                <w:sz w:val="20"/>
                <w:szCs w:val="20"/>
              </w:rPr>
              <m:t>k</m:t>
            </m:r>
          </m:sub>
        </m:sSub>
        <m:r>
          <m:rPr>
            <m:sty m:val="p"/>
          </m:rPr>
          <w:rPr>
            <w:rFonts w:ascii="Cambria Math"/>
            <w:sz w:val="20"/>
            <w:szCs w:val="20"/>
          </w:rPr>
          <m:t>)</m:t>
        </m:r>
        <m:r>
          <m:rPr>
            <m:sty m:val="p"/>
          </m:rPr>
          <w:rPr>
            <w:rFonts w:ascii="Cambria Math"/>
            <w:sz w:val="20"/>
            <w:szCs w:val="20"/>
          </w:rPr>
          <m:t>=</m:t>
        </m:r>
        <m:r>
          <w:rPr>
            <w:rFonts w:ascii="Cambria Math" w:hAnsi="Cambria Math"/>
            <w:sz w:val="20"/>
            <w:szCs w:val="20"/>
          </w:rPr>
          <m:t>A</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r>
          <w:rPr>
            <w:rFonts w:ascii="Cambria Math" w:hAnsi="Cambria Math"/>
            <w:sz w:val="20"/>
            <w:szCs w:val="20"/>
          </w:rPr>
          <m:t xml:space="preserve">∙ </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r>
          <m:rPr>
            <m:sty m:val="p"/>
          </m:rPr>
          <w:rPr>
            <w:rFonts w:ascii="Cambria Math"/>
            <w:sz w:val="20"/>
            <w:szCs w:val="20"/>
          </w:rPr>
          <m:t>(</m:t>
        </m:r>
        <m:sSub>
          <m:sSubPr>
            <m:ctrlPr>
              <w:rPr>
                <w:rFonts w:ascii="Cambria Math"/>
                <w:i/>
                <w:sz w:val="20"/>
                <w:szCs w:val="20"/>
              </w:rPr>
            </m:ctrlPr>
          </m:sSubPr>
          <m:e>
            <m:r>
              <w:rPr>
                <w:rFonts w:ascii="Cambria Math"/>
                <w:sz w:val="20"/>
                <w:szCs w:val="20"/>
              </w:rPr>
              <m:t>f</m:t>
            </m:r>
          </m:e>
          <m:sub>
            <m:r>
              <w:rPr>
                <w:rFonts w:ascii="Cambria Math"/>
                <w:sz w:val="20"/>
                <w:szCs w:val="20"/>
              </w:rPr>
              <m:t>k</m:t>
            </m:r>
          </m:sub>
        </m:sSub>
        <m:r>
          <m:rPr>
            <m:sty m:val="p"/>
          </m:rPr>
          <w:rPr>
            <w:rFonts w:ascii="Cambria Math"/>
            <w:sz w:val="20"/>
            <w:szCs w:val="20"/>
          </w:rPr>
          <m:t>)</m:t>
        </m:r>
      </m:oMath>
      <w:r w:rsidR="00B9799E" w:rsidRPr="007C3925">
        <w:rPr>
          <w:sz w:val="20"/>
          <w:szCs w:val="20"/>
        </w:rPr>
        <w:t xml:space="preserve">         </w:t>
      </w:r>
      <m:oMath>
        <m:r>
          <w:rPr>
            <w:rFonts w:ascii="Cambria Math" w:hAnsi="Cambria Math"/>
            <w:sz w:val="20"/>
            <w:szCs w:val="20"/>
          </w:rPr>
          <m:t>k=1,2,…N</m:t>
        </m:r>
      </m:oMath>
    </w:p>
    <w:p w14:paraId="08BFE0EF" w14:textId="77777777"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p>
    <w:p w14:paraId="2C5C0C84" w14:textId="56658EFF" w:rsidR="007268A7" w:rsidRPr="007C3925"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sidRPr="007C3925">
        <w:rPr>
          <w:sz w:val="20"/>
          <w:szCs w:val="20"/>
        </w:rPr>
        <w:t>The value of the transformation function at frequency k is given by:</w:t>
      </w:r>
    </w:p>
    <w:p w14:paraId="4424E4AD" w14:textId="77777777"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p>
    <w:p w14:paraId="2E812AD3" w14:textId="39DBC270" w:rsidR="007268A7" w:rsidRPr="007C3925" w:rsidRDefault="007C3925"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r>
            <w:rPr>
              <w:rFonts w:ascii="Cambria Math"/>
              <w:sz w:val="20"/>
              <w:szCs w:val="20"/>
            </w:rPr>
            <w:lastRenderedPageBreak/>
            <m:t>A</m:t>
          </m:r>
          <m:r>
            <m:rPr>
              <m:sty m:val="p"/>
            </m:rPr>
            <w:rPr>
              <w:rFonts w:ascii="Cambria Math"/>
              <w:sz w:val="20"/>
              <w:szCs w:val="20"/>
            </w:rPr>
            <m:t>(</m:t>
          </m:r>
          <m:sSub>
            <m:sSubPr>
              <m:ctrlPr>
                <w:rPr>
                  <w:rFonts w:ascii="Cambria Math"/>
                  <w:i/>
                  <w:sz w:val="20"/>
                  <w:szCs w:val="20"/>
                </w:rPr>
              </m:ctrlPr>
            </m:sSubPr>
            <m:e>
              <m:r>
                <w:rPr>
                  <w:rFonts w:ascii="Cambria Math"/>
                  <w:sz w:val="20"/>
                  <w:szCs w:val="20"/>
                </w:rPr>
                <m:t>f</m:t>
              </m:r>
            </m:e>
            <m:sub>
              <m:r>
                <w:rPr>
                  <w:rFonts w:ascii="Cambria Math"/>
                  <w:sz w:val="20"/>
                  <w:szCs w:val="20"/>
                </w:rPr>
                <m:t>k</m:t>
              </m:r>
            </m:sub>
          </m:sSub>
          <m:r>
            <m:rPr>
              <m:sty m:val="p"/>
            </m:rPr>
            <w:rPr>
              <w:rFonts w:ascii="Cambria Math"/>
              <w:sz w:val="20"/>
              <w:szCs w:val="20"/>
            </w:rPr>
            <m:t>)</m:t>
          </m:r>
          <m:r>
            <w:rPr>
              <w:rFonts w:ascii="Cambria Math" w:hAnsi="Cambria Math"/>
              <w:sz w:val="20"/>
              <w:szCs w:val="20"/>
            </w:rPr>
            <m:t>=</m:t>
          </m:r>
          <m:f>
            <m:fPr>
              <m:ctrlPr>
                <w:rPr>
                  <w:rFonts w:ascii="Cambria Math" w:hAnsi="Cambria Math"/>
                  <w:sz w:val="20"/>
                  <w:szCs w:val="20"/>
                </w:rPr>
              </m:ctrlPr>
            </m:fPr>
            <m:num>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r>
                <m:rPr>
                  <m:sty m:val="p"/>
                </m:rPr>
                <w:rPr>
                  <w:rFonts w:ascii="Cambria Math"/>
                  <w:sz w:val="20"/>
                  <w:szCs w:val="20"/>
                </w:rPr>
                <m:t>(</m:t>
              </m:r>
              <m:sSub>
                <m:sSubPr>
                  <m:ctrlPr>
                    <w:rPr>
                      <w:rFonts w:ascii="Cambria Math"/>
                      <w:i/>
                      <w:sz w:val="20"/>
                      <w:szCs w:val="20"/>
                    </w:rPr>
                  </m:ctrlPr>
                </m:sSubPr>
                <m:e>
                  <m:r>
                    <w:rPr>
                      <w:rFonts w:ascii="Cambria Math"/>
                      <w:sz w:val="20"/>
                      <w:szCs w:val="20"/>
                    </w:rPr>
                    <m:t>f</m:t>
                  </m:r>
                </m:e>
                <m:sub>
                  <m:r>
                    <w:rPr>
                      <w:rFonts w:ascii="Cambria Math"/>
                      <w:sz w:val="20"/>
                      <w:szCs w:val="20"/>
                    </w:rPr>
                    <m:t>k</m:t>
                  </m:r>
                </m:sub>
              </m:sSub>
              <m:r>
                <m:rPr>
                  <m:sty m:val="p"/>
                </m:rPr>
                <w:rPr>
                  <w:rFonts w:ascii="Cambria Math"/>
                  <w:sz w:val="20"/>
                  <w:szCs w:val="20"/>
                </w:rPr>
                <m:t>)</m:t>
              </m:r>
              <m:ctrlPr>
                <w:rPr>
                  <w:rFonts w:ascii="Cambria Math" w:hAnsi="Cambria Math"/>
                  <w:i/>
                  <w:sz w:val="20"/>
                  <w:szCs w:val="20"/>
                </w:rPr>
              </m:ctrlPr>
            </m:num>
            <m:den>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r>
                <m:rPr>
                  <m:sty m:val="p"/>
                </m:rPr>
                <w:rPr>
                  <w:rFonts w:ascii="Cambria Math"/>
                  <w:sz w:val="20"/>
                  <w:szCs w:val="20"/>
                </w:rPr>
                <m:t>(</m:t>
              </m:r>
              <m:sSub>
                <m:sSubPr>
                  <m:ctrlPr>
                    <w:rPr>
                      <w:rFonts w:ascii="Cambria Math"/>
                      <w:i/>
                      <w:sz w:val="20"/>
                      <w:szCs w:val="20"/>
                    </w:rPr>
                  </m:ctrlPr>
                </m:sSubPr>
                <m:e>
                  <m:r>
                    <w:rPr>
                      <w:rFonts w:ascii="Cambria Math"/>
                      <w:sz w:val="20"/>
                      <w:szCs w:val="20"/>
                    </w:rPr>
                    <m:t>f</m:t>
                  </m:r>
                </m:e>
                <m:sub>
                  <m:r>
                    <w:rPr>
                      <w:rFonts w:ascii="Cambria Math"/>
                      <w:sz w:val="20"/>
                      <w:szCs w:val="20"/>
                    </w:rPr>
                    <m:t>k</m:t>
                  </m:r>
                </m:sub>
              </m:sSub>
              <m:r>
                <m:rPr>
                  <m:sty m:val="p"/>
                </m:rPr>
                <w:rPr>
                  <w:rFonts w:ascii="Cambria Math"/>
                  <w:sz w:val="20"/>
                  <w:szCs w:val="20"/>
                </w:rPr>
                <m:t>)</m:t>
              </m:r>
            </m:den>
          </m:f>
        </m:oMath>
      </m:oMathPara>
    </w:p>
    <w:p w14:paraId="0EB7073C" w14:textId="77777777" w:rsidR="007268A7" w:rsidRPr="007C3925"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71225087" w14:textId="7EAC97FA" w:rsidR="007268A7" w:rsidRPr="007C3925"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sidRPr="007C3925">
        <w:rPr>
          <w:sz w:val="20"/>
          <w:szCs w:val="20"/>
        </w:rPr>
        <w:t>Summing the transformation function over the frequency domain:</w:t>
      </w:r>
    </w:p>
    <w:p w14:paraId="0481B294" w14:textId="77777777" w:rsidR="007268A7" w:rsidRPr="007C3925"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112BB7CA" w14:textId="08BF9D97" w:rsidR="007268A7" w:rsidRPr="007C3925" w:rsidRDefault="007C3925"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m:oMathPara>
        <m:oMath>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N</m:t>
              </m:r>
            </m:sup>
            <m:e>
              <m:f>
                <m:fPr>
                  <m:ctrlPr>
                    <w:rPr>
                      <w:rFonts w:ascii="Cambria Math" w:hAnsi="Cambria Math"/>
                      <w:sz w:val="20"/>
                      <w:szCs w:val="20"/>
                    </w:rPr>
                  </m:ctrlPr>
                </m:fPr>
                <m:num>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r>
                    <m:rPr>
                      <m:sty m:val="p"/>
                    </m:rPr>
                    <w:rPr>
                      <w:rFonts w:ascii="Cambria Math"/>
                      <w:sz w:val="20"/>
                      <w:szCs w:val="20"/>
                    </w:rPr>
                    <m:t>(</m:t>
                  </m:r>
                  <m:sSub>
                    <m:sSubPr>
                      <m:ctrlPr>
                        <w:rPr>
                          <w:rFonts w:ascii="Cambria Math"/>
                          <w:i/>
                          <w:sz w:val="20"/>
                          <w:szCs w:val="20"/>
                        </w:rPr>
                      </m:ctrlPr>
                    </m:sSubPr>
                    <m:e>
                      <m:r>
                        <w:rPr>
                          <w:rFonts w:ascii="Cambria Math"/>
                          <w:sz w:val="20"/>
                          <w:szCs w:val="20"/>
                        </w:rPr>
                        <m:t>f</m:t>
                      </m:r>
                    </m:e>
                    <m:sub>
                      <m:r>
                        <w:rPr>
                          <w:rFonts w:ascii="Cambria Math"/>
                          <w:sz w:val="20"/>
                          <w:szCs w:val="20"/>
                        </w:rPr>
                        <m:t>k</m:t>
                      </m:r>
                    </m:sub>
                  </m:sSub>
                  <m:r>
                    <m:rPr>
                      <m:sty m:val="p"/>
                    </m:rPr>
                    <w:rPr>
                      <w:rFonts w:ascii="Cambria Math"/>
                      <w:sz w:val="20"/>
                      <w:szCs w:val="20"/>
                    </w:rPr>
                    <m:t>)</m:t>
                  </m:r>
                  <m:ctrlPr>
                    <w:rPr>
                      <w:rFonts w:ascii="Cambria Math" w:hAnsi="Cambria Math"/>
                      <w:i/>
                      <w:sz w:val="20"/>
                      <w:szCs w:val="20"/>
                    </w:rPr>
                  </m:ctrlPr>
                </m:num>
                <m:den>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r>
                    <m:rPr>
                      <m:sty m:val="p"/>
                    </m:rPr>
                    <w:rPr>
                      <w:rFonts w:ascii="Cambria Math"/>
                      <w:sz w:val="20"/>
                      <w:szCs w:val="20"/>
                    </w:rPr>
                    <m:t>(</m:t>
                  </m:r>
                  <m:sSub>
                    <m:sSubPr>
                      <m:ctrlPr>
                        <w:rPr>
                          <w:rFonts w:ascii="Cambria Math"/>
                          <w:i/>
                          <w:sz w:val="20"/>
                          <w:szCs w:val="20"/>
                        </w:rPr>
                      </m:ctrlPr>
                    </m:sSubPr>
                    <m:e>
                      <m:r>
                        <w:rPr>
                          <w:rFonts w:ascii="Cambria Math"/>
                          <w:sz w:val="20"/>
                          <w:szCs w:val="20"/>
                        </w:rPr>
                        <m:t>f</m:t>
                      </m:r>
                    </m:e>
                    <m:sub>
                      <m:r>
                        <w:rPr>
                          <w:rFonts w:ascii="Cambria Math"/>
                          <w:sz w:val="20"/>
                          <w:szCs w:val="20"/>
                        </w:rPr>
                        <m:t>k</m:t>
                      </m:r>
                    </m:sub>
                  </m:sSub>
                  <m:r>
                    <m:rPr>
                      <m:sty m:val="p"/>
                    </m:rPr>
                    <w:rPr>
                      <w:rFonts w:ascii="Cambria Math"/>
                      <w:sz w:val="20"/>
                      <w:szCs w:val="20"/>
                    </w:rPr>
                    <m:t>)</m:t>
                  </m:r>
                </m:den>
              </m:f>
            </m:e>
          </m:nary>
        </m:oMath>
      </m:oMathPara>
    </w:p>
    <w:p w14:paraId="26BAD02F" w14:textId="77777777" w:rsidR="00446F85" w:rsidRPr="007C392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6B88DB4" w14:textId="07EBF444" w:rsidR="003F7085" w:rsidRDefault="003510E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7C3925">
        <w:rPr>
          <w:sz w:val="20"/>
          <w:szCs w:val="20"/>
        </w:rPr>
        <w:t xml:space="preserve">Where </w:t>
      </w:r>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i</m:t>
            </m:r>
          </m:sup>
        </m:sSup>
      </m:oMath>
      <w:r w:rsidRPr="007C3925">
        <w:rPr>
          <w:sz w:val="20"/>
          <w:szCs w:val="20"/>
        </w:rPr>
        <w:t xml:space="preserve"> is a feature representing the magnitude of the transform function.</w:t>
      </w:r>
    </w:p>
    <w:p w14:paraId="3DA7DD74"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BE776F7"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706418" w14:textId="77777777" w:rsidR="00EC69AA" w:rsidRDefault="00B11E01" w:rsidP="00EC69AA">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b/>
          <w:noProof/>
          <w:sz w:val="20"/>
          <w:szCs w:val="20"/>
        </w:rPr>
        <w:drawing>
          <wp:inline distT="0" distB="0" distL="0" distR="0" wp14:anchorId="1CE2C19B" wp14:editId="2491A86B">
            <wp:extent cx="4326343" cy="324475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erage Transfer Function.png"/>
                    <pic:cNvPicPr/>
                  </pic:nvPicPr>
                  <pic:blipFill>
                    <a:blip r:embed="rId18">
                      <a:extLst>
                        <a:ext uri="{28A0092B-C50C-407E-A947-70E740481C1C}">
                          <a14:useLocalDpi xmlns:a14="http://schemas.microsoft.com/office/drawing/2010/main" val="0"/>
                        </a:ext>
                      </a:extLst>
                    </a:blip>
                    <a:stretch>
                      <a:fillRect/>
                    </a:stretch>
                  </pic:blipFill>
                  <pic:spPr>
                    <a:xfrm>
                      <a:off x="0" y="0"/>
                      <a:ext cx="4335815" cy="3251861"/>
                    </a:xfrm>
                    <a:prstGeom prst="rect">
                      <a:avLst/>
                    </a:prstGeom>
                  </pic:spPr>
                </pic:pic>
              </a:graphicData>
            </a:graphic>
          </wp:inline>
        </w:drawing>
      </w:r>
    </w:p>
    <w:p w14:paraId="49C2A267" w14:textId="582EF0EA" w:rsidR="00B11E01" w:rsidRDefault="00EC69AA" w:rsidP="00EC69AA">
      <w:pPr>
        <w:pStyle w:val="Caption"/>
        <w:jc w:val="center"/>
        <w:rPr>
          <w:b/>
          <w:szCs w:val="20"/>
        </w:rPr>
      </w:pPr>
      <w:r>
        <w:t xml:space="preserve">Figure </w:t>
      </w:r>
      <w:fldSimple w:instr=" SEQ Figure \* ARABIC ">
        <w:r w:rsidR="00F6029D">
          <w:rPr>
            <w:noProof/>
          </w:rPr>
          <w:t>6</w:t>
        </w:r>
      </w:fldSimple>
      <w:r>
        <w:t>.</w:t>
      </w:r>
      <w:r w:rsidRPr="002C115F">
        <w:t xml:space="preserve"> The </w:t>
      </w:r>
      <w:r>
        <w:t>transformation magnitude</w:t>
      </w:r>
      <w:r w:rsidRPr="002C115F">
        <w:t xml:space="preserve"> feature, </w:t>
      </w:r>
      <m:oMath>
        <m:sSubSup>
          <m:sSubSupPr>
            <m:ctrlPr>
              <w:rPr>
                <w:rFonts w:ascii="Cambria Math" w:hAnsi="Cambria Math"/>
                <w:i/>
                <w:szCs w:val="20"/>
              </w:rPr>
            </m:ctrlPr>
          </m:sSubSupPr>
          <m:e>
            <m:r>
              <w:rPr>
                <w:rFonts w:ascii="Cambria Math" w:hAnsi="Cambria Math"/>
                <w:szCs w:val="20"/>
              </w:rPr>
              <m:t>A</m:t>
            </m:r>
          </m:e>
          <m:sub>
            <m:r>
              <w:rPr>
                <w:rFonts w:ascii="Cambria Math" w:hAnsi="Cambria Math"/>
                <w:szCs w:val="20"/>
              </w:rPr>
              <m:t>q</m:t>
            </m:r>
          </m:sub>
          <m:sup>
            <m:r>
              <w:rPr>
                <w:rFonts w:ascii="Cambria Math" w:hAnsi="Cambria Math"/>
                <w:szCs w:val="20"/>
              </w:rPr>
              <m:t>i</m:t>
            </m:r>
          </m:sup>
        </m:sSubSup>
      </m:oMath>
      <w:r w:rsidRPr="002C115F">
        <w:t>,  plotted against the amount of tool wear, for the conventional cutting operations in the training data set</w:t>
      </w:r>
    </w:p>
    <w:p w14:paraId="4ADD3131" w14:textId="77777777" w:rsidR="00B11E01"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9E44730" w14:textId="77777777" w:rsidR="00DC6758" w:rsidRDefault="00DC6758">
      <w:pPr>
        <w:rPr>
          <w:b/>
          <w:sz w:val="20"/>
          <w:szCs w:val="20"/>
        </w:rPr>
      </w:pPr>
      <w:r>
        <w:rPr>
          <w:b/>
          <w:sz w:val="20"/>
          <w:szCs w:val="20"/>
        </w:rPr>
        <w:br w:type="page"/>
      </w:r>
    </w:p>
    <w:p w14:paraId="0C9EEB79" w14:textId="51301CA2" w:rsidR="00446F85" w:rsidRPr="00446F85" w:rsidRDefault="00CC76AB" w:rsidP="00446F85">
      <w:pPr>
        <w:rPr>
          <w:rFonts w:eastAsia="Times New Roman"/>
        </w:rPr>
      </w:pPr>
      <w:r>
        <w:rPr>
          <w:b/>
          <w:sz w:val="20"/>
          <w:szCs w:val="20"/>
        </w:rPr>
        <w:lastRenderedPageBreak/>
        <w:t>4</w:t>
      </w:r>
      <w:r w:rsidR="00446F85" w:rsidRPr="000229F1">
        <w:rPr>
          <w:b/>
          <w:sz w:val="20"/>
          <w:szCs w:val="20"/>
        </w:rPr>
        <w:t>.</w:t>
      </w:r>
      <w:r w:rsidR="00DC6758">
        <w:rPr>
          <w:b/>
          <w:sz w:val="20"/>
          <w:szCs w:val="20"/>
        </w:rPr>
        <w:t>3</w:t>
      </w:r>
      <w:r w:rsidR="00446F85" w:rsidRPr="000229F1">
        <w:rPr>
          <w:b/>
          <w:sz w:val="20"/>
          <w:szCs w:val="20"/>
        </w:rPr>
        <w:t xml:space="preserve"> </w:t>
      </w:r>
      <w:r w:rsidR="00446F85" w:rsidRPr="00446F85">
        <w:rPr>
          <w:b/>
          <w:sz w:val="20"/>
          <w:szCs w:val="20"/>
        </w:rPr>
        <w:t>Fréchet</w:t>
      </w:r>
      <w:r w:rsidR="00446F85">
        <w:rPr>
          <w:rFonts w:eastAsia="Times New Roman"/>
        </w:rPr>
        <w:t xml:space="preserve"> </w:t>
      </w:r>
      <w:r w:rsidR="00446F85">
        <w:rPr>
          <w:b/>
          <w:sz w:val="20"/>
          <w:szCs w:val="20"/>
        </w:rPr>
        <w:t>distance</w:t>
      </w:r>
      <w:r w:rsidR="00961852">
        <w:rPr>
          <w:b/>
          <w:sz w:val="20"/>
          <w:szCs w:val="20"/>
        </w:rPr>
        <w:t xml:space="preserve"> between </w:t>
      </w:r>
      <w:r>
        <w:rPr>
          <w:b/>
          <w:sz w:val="20"/>
          <w:szCs w:val="20"/>
        </w:rPr>
        <w:t>periodograms</w:t>
      </w:r>
    </w:p>
    <w:p w14:paraId="60C015FC" w14:textId="74E8FC24" w:rsidR="00A30CA7"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In defining this feature we treat the spectrogram </w:t>
      </w:r>
      <w:r w:rsidR="00DC6758">
        <w:rPr>
          <w:sz w:val="20"/>
          <w:szCs w:val="20"/>
        </w:rPr>
        <w:t>as a curve in two-</w:t>
      </w:r>
      <w:r>
        <w:rPr>
          <w:sz w:val="20"/>
          <w:szCs w:val="20"/>
        </w:rPr>
        <w:t xml:space="preserve">dimensional Euclidian space, with frequency as the first dimension and amplitude as the second. </w:t>
      </w:r>
      <w:r w:rsidR="00DC6758">
        <w:rPr>
          <w:sz w:val="20"/>
          <w:szCs w:val="20"/>
        </w:rPr>
        <w:t xml:space="preserve">We define a new feature </w:t>
      </w:r>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ij</m:t>
            </m:r>
          </m:sup>
        </m:sSup>
      </m:oMath>
      <w:r w:rsidR="00DC6758">
        <w:rPr>
          <w:sz w:val="20"/>
          <w:szCs w:val="20"/>
        </w:rPr>
        <w:t xml:space="preserve">, as the </w:t>
      </w:r>
      <w:r w:rsidR="00DC6758" w:rsidRPr="00DC6758">
        <w:rPr>
          <w:sz w:val="20"/>
          <w:szCs w:val="20"/>
        </w:rPr>
        <w:t>Fréchet</w:t>
      </w:r>
      <w:r w:rsidR="00DC6758">
        <w:rPr>
          <w:sz w:val="20"/>
          <w:szCs w:val="20"/>
        </w:rPr>
        <w:t xml:space="preserve"> distance between </w:t>
      </w:r>
      <w:r w:rsidR="00D12651">
        <w:rPr>
          <w:sz w:val="20"/>
          <w:szCs w:val="20"/>
        </w:rPr>
        <w:t xml:space="preserve">the spectrogram </w:t>
      </w:r>
      <m:oMath>
        <m:sSup>
          <m:sSupPr>
            <m:ctrlPr>
              <w:rPr>
                <w:rFonts w:ascii="Cambria Math" w:hAnsi="Cambria Math"/>
                <w:i/>
                <w:sz w:val="20"/>
                <w:szCs w:val="20"/>
              </w:rPr>
            </m:ctrlPr>
          </m:sSupPr>
          <m:e>
            <m:acc>
              <m:accPr>
                <m:ctrlPr>
                  <w:ins w:id="29"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0" w:author="Max Ferguson [2]" w:date="2016-07-01T14:07:00Z">
                <w:rPr>
                  <w:rFonts w:ascii="Cambria Math" w:hAnsi="Cambria Math"/>
                  <w:i/>
                  <w:sz w:val="20"/>
                  <w:szCs w:val="20"/>
                </w:rPr>
              </w:ins>
            </m:ctrlPr>
          </m:dPr>
          <m:e>
            <m:r>
              <w:rPr>
                <w:rFonts w:ascii="Cambria Math" w:hAnsi="Cambria Math"/>
                <w:sz w:val="20"/>
                <w:szCs w:val="20"/>
              </w:rPr>
              <m:t>f</m:t>
            </m:r>
          </m:e>
        </m:d>
      </m:oMath>
      <w:r w:rsidR="00D12651">
        <w:rPr>
          <w:sz w:val="20"/>
          <w:szCs w:val="20"/>
        </w:rPr>
        <w:t xml:space="preserve"> and the reference spectrogram</w:t>
      </w:r>
      <m:oMath>
        <m:sSup>
          <m:sSupPr>
            <m:ctrlPr>
              <w:rPr>
                <w:rFonts w:ascii="Cambria Math" w:hAnsi="Cambria Math"/>
                <w:i/>
                <w:sz w:val="20"/>
                <w:szCs w:val="20"/>
              </w:rPr>
            </m:ctrlPr>
          </m:sSupPr>
          <m:e>
            <m:acc>
              <m:accPr>
                <m:ctrlPr>
                  <w:ins w:id="31"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2" w:author="Max Ferguson [2]" w:date="2016-07-01T14:07:00Z">
                <w:rPr>
                  <w:rFonts w:ascii="Cambria Math" w:hAnsi="Cambria Math"/>
                  <w:i/>
                  <w:sz w:val="20"/>
                  <w:szCs w:val="20"/>
                </w:rPr>
              </w:ins>
            </m:ctrlPr>
          </m:dPr>
          <m:e>
            <m:r>
              <w:rPr>
                <w:rFonts w:ascii="Cambria Math" w:hAnsi="Cambria Math"/>
                <w:sz w:val="20"/>
                <w:szCs w:val="20"/>
              </w:rPr>
              <m:t>f</m:t>
            </m:r>
          </m:e>
        </m:d>
      </m:oMath>
      <w:r w:rsidR="0039016A">
        <w:rPr>
          <w:sz w:val="20"/>
          <w:szCs w:val="20"/>
        </w:rPr>
        <w:t xml:space="preserve"> </w:t>
      </w:r>
      <w:r w:rsidR="00D12651">
        <w:rPr>
          <w:sz w:val="20"/>
          <w:szCs w:val="20"/>
        </w:rPr>
        <w:t xml:space="preserve">. The </w:t>
      </w:r>
      <w:r w:rsidR="00D12651" w:rsidRPr="00DC6758">
        <w:rPr>
          <w:sz w:val="20"/>
          <w:szCs w:val="20"/>
        </w:rPr>
        <w:t>Fréchet</w:t>
      </w:r>
      <w:r w:rsidR="00D12651">
        <w:rPr>
          <w:sz w:val="20"/>
          <w:szCs w:val="20"/>
        </w:rPr>
        <w:t xml:space="preserve"> distance is a measure of the similarity of two curves that accounts for both the location and ordering of points along the curve. An intuitive definition of the Fr</w:t>
      </w:r>
      <w:r w:rsidR="00AA4627" w:rsidRPr="00AA4627">
        <w:rPr>
          <w:sz w:val="20"/>
          <w:szCs w:val="20"/>
        </w:rPr>
        <w:t>é</w:t>
      </w:r>
      <w:r w:rsidR="00D12651">
        <w:rPr>
          <w:sz w:val="20"/>
          <w:szCs w:val="20"/>
        </w:rPr>
        <w:t xml:space="preserve">chet distance is the minimum length of </w:t>
      </w:r>
      <w:r w:rsidR="00AA4627">
        <w:rPr>
          <w:sz w:val="20"/>
          <w:szCs w:val="20"/>
        </w:rPr>
        <w:t>the leash required to connect a dog and its o</w:t>
      </w:r>
      <w:r w:rsidR="00FA1401">
        <w:rPr>
          <w:sz w:val="20"/>
          <w:szCs w:val="20"/>
        </w:rPr>
        <w:t xml:space="preserve">wner as </w:t>
      </w:r>
      <w:r w:rsidR="00A30CA7">
        <w:rPr>
          <w:sz w:val="20"/>
          <w:szCs w:val="20"/>
        </w:rPr>
        <w:t>they walk along two curves</w:t>
      </w:r>
      <w:r w:rsidR="00AA4627">
        <w:rPr>
          <w:sz w:val="20"/>
          <w:szCs w:val="20"/>
        </w:rPr>
        <w:t xml:space="preserve"> without backtracking. </w:t>
      </w:r>
    </w:p>
    <w:p w14:paraId="75489DA7"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9CBDB0B" w14:textId="171073D0" w:rsidR="00446F85" w:rsidRDefault="00AA462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formal definition of the Fr</w:t>
      </w:r>
      <w:r w:rsidRPr="00AA4627">
        <w:rPr>
          <w:sz w:val="20"/>
          <w:szCs w:val="20"/>
        </w:rPr>
        <w:t>é</w:t>
      </w:r>
      <w:r>
        <w:rPr>
          <w:sz w:val="20"/>
          <w:szCs w:val="20"/>
        </w:rPr>
        <w:t>c</w:t>
      </w:r>
      <w:r w:rsidR="00A30CA7">
        <w:rPr>
          <w:sz w:val="20"/>
          <w:szCs w:val="20"/>
        </w:rPr>
        <w:t>h</w:t>
      </w:r>
      <w:r>
        <w:rPr>
          <w:sz w:val="20"/>
          <w:szCs w:val="20"/>
        </w:rPr>
        <w:t xml:space="preserve">et distance </w:t>
      </w:r>
      <w:r w:rsidR="00A30CA7">
        <w:rPr>
          <w:sz w:val="20"/>
          <w:szCs w:val="20"/>
        </w:rPr>
        <w:t>between the two continuous curves P and Q is as follows.</w:t>
      </w:r>
      <w:r w:rsidR="00D277B1">
        <w:rPr>
          <w:sz w:val="20"/>
          <w:szCs w:val="20"/>
        </w:rPr>
        <w:t xml:space="preserve"> Let </w:t>
      </w: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 be the set of all continuous non-decreasing functions </w:t>
      </w:r>
      <m:oMath>
        <m:r>
          <w:rPr>
            <w:rFonts w:ascii="Cambria Math" w:hAnsi="Cambria Math"/>
            <w:sz w:val="20"/>
            <w:szCs w:val="20"/>
          </w:rPr>
          <m:t>ϕ</m:t>
        </m:r>
      </m:oMath>
      <w:r w:rsidR="00D277B1">
        <w:rPr>
          <w:sz w:val="20"/>
          <w:szCs w:val="20"/>
        </w:rPr>
        <w:t xml:space="preserve"> from </w:t>
      </w:r>
      <m:oMath>
        <m:r>
          <w:rPr>
            <w:rFonts w:ascii="Cambria Math" w:hAnsi="Cambria Math"/>
            <w:sz w:val="20"/>
            <w:szCs w:val="20"/>
          </w:rPr>
          <m:t>[0,1]</m:t>
        </m:r>
      </m:oMath>
      <w:r w:rsidR="00D277B1">
        <w:rPr>
          <w:sz w:val="20"/>
          <w:szCs w:val="20"/>
        </w:rPr>
        <w:t xml:space="preserve"> onto </w:t>
      </w:r>
      <m:oMath>
        <m:r>
          <w:rPr>
            <w:rFonts w:ascii="Cambria Math" w:hAnsi="Cambria Math"/>
            <w:sz w:val="20"/>
            <w:szCs w:val="20"/>
          </w:rPr>
          <m:t>[0,n]</m:t>
        </m:r>
      </m:oMath>
      <w:r w:rsidR="00D277B1">
        <w:rPr>
          <w:sz w:val="20"/>
          <w:szCs w:val="20"/>
        </w:rPr>
        <w:t>. The continuous Fr</w:t>
      </w:r>
      <w:r w:rsidR="00D277B1" w:rsidRPr="00AA4627">
        <w:rPr>
          <w:sz w:val="20"/>
          <w:szCs w:val="20"/>
        </w:rPr>
        <w:t>é</w:t>
      </w:r>
      <w:r w:rsidR="00D277B1">
        <w:rPr>
          <w:sz w:val="20"/>
          <w:szCs w:val="20"/>
        </w:rPr>
        <w:t xml:space="preserve">chet distance between curves P and Q with </w:t>
      </w:r>
      <m:oMath>
        <m:d>
          <m:dPr>
            <m:begChr m:val="|"/>
            <m:endChr m:val="|"/>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=n</m:t>
        </m:r>
      </m:oMath>
      <w:r w:rsidR="00D277B1">
        <w:rPr>
          <w:sz w:val="20"/>
          <w:szCs w:val="20"/>
        </w:rPr>
        <w:t xml:space="preserve"> and </w:t>
      </w:r>
      <m:oMath>
        <m:d>
          <m:dPr>
            <m:begChr m:val="|"/>
            <m:endChr m:val="|"/>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=m</m:t>
        </m:r>
      </m:oMath>
      <w:r w:rsidR="00D277B1">
        <w:rPr>
          <w:sz w:val="20"/>
          <w:szCs w:val="20"/>
        </w:rPr>
        <w:t xml:space="preserve"> is given by:</w:t>
      </w:r>
    </w:p>
    <w:p w14:paraId="3BE6B741"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D1101AC" w14:textId="136E10B0" w:rsidR="00A30CA7" w:rsidRPr="00D277B1" w:rsidRDefault="005A22AE"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d>
            <m:dPr>
              <m:ctrlPr>
                <w:rPr>
                  <w:rFonts w:ascii="Cambria Math" w:hAnsi="Cambria Math"/>
                  <w:i/>
                  <w:sz w:val="20"/>
                  <w:szCs w:val="20"/>
                </w:rPr>
              </m:ctrlPr>
            </m:dPr>
            <m:e>
              <m:r>
                <w:rPr>
                  <w:rFonts w:ascii="Cambria Math" w:hAnsi="Cambria Math"/>
                  <w:sz w:val="20"/>
                  <w:szCs w:val="20"/>
                </w:rPr>
                <m:t>P,Q</m:t>
              </m:r>
            </m:e>
          </m:d>
          <m:r>
            <w:rPr>
              <w:rFonts w:ascii="Cambria Math" w:hAnsi="Cambria Math"/>
              <w:sz w:val="20"/>
              <w:szCs w:val="20"/>
            </w:rPr>
            <m:t>=</m:t>
          </m:r>
          <m:func>
            <m:funcPr>
              <m:ctrlPr>
                <w:rPr>
                  <w:rFonts w:ascii="Cambria Math" w:hAnsi="Cambria Math"/>
                  <w:i/>
                  <w:sz w:val="20"/>
                  <w:szCs w:val="20"/>
                </w:rPr>
              </m:ctrlPr>
            </m:funcPr>
            <m:fName>
              <m:limLow>
                <m:limLowPr>
                  <m:ctrlPr>
                    <w:rPr>
                      <w:rFonts w:ascii="Cambria Math" w:hAnsi="Cambria Math"/>
                      <w:i/>
                      <w:sz w:val="20"/>
                      <w:szCs w:val="20"/>
                    </w:rPr>
                  </m:ctrlPr>
                </m:limLowPr>
                <m:e>
                  <m:r>
                    <m:rPr>
                      <m:sty m:val="p"/>
                    </m:rPr>
                    <w:rPr>
                      <w:rFonts w:ascii="Cambria Math" w:hAnsi="Cambria Math"/>
                      <w:sz w:val="20"/>
                      <w:szCs w:val="20"/>
                    </w:rPr>
                    <m:t>inf</m:t>
                  </m:r>
                </m:e>
                <m:lim>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e>
                    </m:m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m</m:t>
                            </m:r>
                          </m:sub>
                        </m:sSub>
                      </m:e>
                    </m:mr>
                  </m:m>
                </m:lim>
              </m:limLow>
              <m:r>
                <w:rPr>
                  <w:rFonts w:ascii="Cambria Math" w:hAnsi="Cambria Math"/>
                  <w:sz w:val="20"/>
                  <w:szCs w:val="20"/>
                </w:rPr>
                <m:t xml:space="preserve">  </m:t>
              </m:r>
              <m:limLow>
                <m:limLowPr>
                  <m:ctrlPr>
                    <w:rPr>
                      <w:rFonts w:ascii="Cambria Math" w:hAnsi="Cambria Math"/>
                      <w:i/>
                      <w:sz w:val="20"/>
                      <w:szCs w:val="20"/>
                    </w:rPr>
                  </m:ctrlPr>
                </m:limLowPr>
                <m:e>
                  <m:r>
                    <m:rPr>
                      <m:sty m:val="p"/>
                    </m:rPr>
                    <w:rPr>
                      <w:rFonts w:ascii="Cambria Math" w:hAnsi="Cambria Math"/>
                      <w:sz w:val="20"/>
                      <w:szCs w:val="20"/>
                    </w:rPr>
                    <m:t>max</m:t>
                  </m:r>
                </m:e>
                <m:lim>
                  <m:r>
                    <w:rPr>
                      <w:rFonts w:ascii="Cambria Math" w:hAnsi="Cambria Math"/>
                      <w:sz w:val="20"/>
                      <w:szCs w:val="20"/>
                    </w:rPr>
                    <m:t>t ∈[0,1]</m:t>
                  </m:r>
                </m:lim>
              </m:limLow>
            </m:fName>
            <m:e>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e>
                  </m:d>
                  <m:r>
                    <w:rPr>
                      <w:rFonts w:ascii="Cambria Math" w:hAnsi="Cambria Math"/>
                      <w:sz w:val="20"/>
                      <w:szCs w:val="20"/>
                    </w:rPr>
                    <m:t>-Q(</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e>
              </m:d>
            </m:e>
          </m:func>
        </m:oMath>
      </m:oMathPara>
    </w:p>
    <w:p w14:paraId="1DC2AAB8" w14:textId="77777777" w:rsidR="00D277B1" w:rsidRPr="00D277B1" w:rsidRDefault="00D277B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082EC8F" w14:textId="3450607C" w:rsidR="00D277B1" w:rsidRDefault="005A22AE"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where </w:t>
      </w:r>
      <m:oMath>
        <m:d>
          <m:dPr>
            <m:begChr m:val="‖"/>
            <m:endChr m:val="‖"/>
            <m:ctrlPr>
              <w:rPr>
                <w:rFonts w:ascii="Cambria Math" w:hAnsi="Cambria Math"/>
                <w:i/>
                <w:sz w:val="20"/>
                <w:szCs w:val="20"/>
              </w:rPr>
            </m:ctrlPr>
          </m:dPr>
          <m:e>
            <m:r>
              <w:rPr>
                <w:rFonts w:ascii="Cambria Math" w:hAnsi="Cambria Math"/>
                <w:sz w:val="20"/>
                <w:szCs w:val="20"/>
              </w:rPr>
              <m:t>⋅</m:t>
            </m:r>
          </m:e>
        </m:d>
      </m:oMath>
      <w:r w:rsidR="00D277B1">
        <w:rPr>
          <w:sz w:val="20"/>
          <w:szCs w:val="20"/>
        </w:rPr>
        <w:t xml:space="preserve"> denotes the Euclidian distance.</w:t>
      </w:r>
      <w:r w:rsidR="006F2F0A">
        <w:rPr>
          <w:sz w:val="20"/>
          <w:szCs w:val="20"/>
        </w:rPr>
        <w:t xml:space="preserve"> We define a new feature </w:t>
      </w:r>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ij</m:t>
            </m:r>
          </m:sup>
        </m:sSup>
      </m:oMath>
      <w:r w:rsidR="006F2F0A">
        <w:rPr>
          <w:sz w:val="20"/>
          <w:szCs w:val="20"/>
        </w:rPr>
        <w:t xml:space="preserve"> as the discrete Fr</w:t>
      </w:r>
      <w:r w:rsidR="006F2F0A" w:rsidRPr="00AA4627">
        <w:rPr>
          <w:sz w:val="20"/>
          <w:szCs w:val="20"/>
        </w:rPr>
        <w:t>é</w:t>
      </w:r>
      <w:r w:rsidR="006F2F0A">
        <w:rPr>
          <w:sz w:val="20"/>
          <w:szCs w:val="20"/>
        </w:rPr>
        <w:t>chet distance between the two curves:</w:t>
      </w:r>
    </w:p>
    <w:p w14:paraId="71F3E2CA" w14:textId="77777777" w:rsidR="006F2F0A" w:rsidRDefault="006F2F0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A924DB1" w14:textId="1D3223D0" w:rsidR="006F2F0A" w:rsidRPr="00A30CA7" w:rsidRDefault="005A22AE"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r>
            <w:rPr>
              <w:rFonts w:ascii="Cambria Math" w:hAnsi="Cambria Math"/>
              <w:sz w:val="20"/>
              <w:szCs w:val="20"/>
            </w:rPr>
            <m:t>(</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33"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hAnsi="Cambria Math"/>
              <w:sz w:val="20"/>
              <w:szCs w:val="20"/>
            </w:rPr>
            <m:t xml:space="preserve"> </m:t>
          </m:r>
          <m:r>
            <m:rPr>
              <m:sty m:val="p"/>
            </m:rPr>
            <w:rPr>
              <w:rFonts w:ascii="Cambria Math"/>
              <w:sz w:val="20"/>
              <w:szCs w:val="20"/>
            </w:rPr>
            <m:t>,</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34"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hAnsi="Cambria Math"/>
              <w:sz w:val="20"/>
              <w:szCs w:val="20"/>
            </w:rPr>
            <m:t xml:space="preserve"> </m:t>
          </m:r>
          <m:r>
            <w:rPr>
              <w:rFonts w:ascii="Cambria Math" w:hAnsi="Cambria Math"/>
              <w:sz w:val="20"/>
              <w:szCs w:val="20"/>
            </w:rPr>
            <m:t>)</m:t>
          </m:r>
        </m:oMath>
      </m:oMathPara>
    </w:p>
    <w:p w14:paraId="56D22035" w14:textId="77777777" w:rsidR="00792160" w:rsidRDefault="0079216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79873BD" w14:textId="77777777" w:rsidR="0039016A"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9146DDE" w14:textId="77777777" w:rsidR="00631914" w:rsidRDefault="0039016A" w:rsidP="00631914">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noProof/>
          <w:sz w:val="20"/>
          <w:szCs w:val="20"/>
        </w:rPr>
        <w:drawing>
          <wp:inline distT="0" distB="0" distL="0" distR="0" wp14:anchorId="17B8738B" wp14:editId="321A7F64">
            <wp:extent cx="4046359" cy="3034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chet Distance Feature.png"/>
                    <pic:cNvPicPr/>
                  </pic:nvPicPr>
                  <pic:blipFill>
                    <a:blip r:embed="rId19">
                      <a:extLst>
                        <a:ext uri="{28A0092B-C50C-407E-A947-70E740481C1C}">
                          <a14:useLocalDpi xmlns:a14="http://schemas.microsoft.com/office/drawing/2010/main" val="0"/>
                        </a:ext>
                      </a:extLst>
                    </a:blip>
                    <a:stretch>
                      <a:fillRect/>
                    </a:stretch>
                  </pic:blipFill>
                  <pic:spPr>
                    <a:xfrm>
                      <a:off x="0" y="0"/>
                      <a:ext cx="4052325" cy="3039243"/>
                    </a:xfrm>
                    <a:prstGeom prst="rect">
                      <a:avLst/>
                    </a:prstGeom>
                  </pic:spPr>
                </pic:pic>
              </a:graphicData>
            </a:graphic>
          </wp:inline>
        </w:drawing>
      </w:r>
    </w:p>
    <w:p w14:paraId="2E9D1957" w14:textId="19215D3B" w:rsidR="0039016A" w:rsidRDefault="00631914" w:rsidP="00631914">
      <w:pPr>
        <w:pStyle w:val="Caption"/>
        <w:jc w:val="center"/>
        <w:rPr>
          <w:szCs w:val="20"/>
        </w:rPr>
      </w:pPr>
      <w:r>
        <w:t xml:space="preserve">Figure </w:t>
      </w:r>
      <w:fldSimple w:instr=" SEQ Figure \* ARABIC ">
        <w:r w:rsidR="00F6029D">
          <w:rPr>
            <w:noProof/>
          </w:rPr>
          <w:t>7</w:t>
        </w:r>
      </w:fldSimple>
      <w:r>
        <w:t xml:space="preserve">. </w:t>
      </w:r>
      <w:r w:rsidRPr="00DE351B">
        <w:t xml:space="preserve">The </w:t>
      </w:r>
      <w:r w:rsidR="00E207E2">
        <w:t>Fréchet distance</w:t>
      </w:r>
      <w:r w:rsidRPr="00DE351B">
        <w:t xml:space="preserve"> feature</w:t>
      </w:r>
      <m:oMath>
        <m:r>
          <w:rPr>
            <w:rFonts w:ascii="Cambria Math" w:hAnsi="Cambria Math"/>
          </w:rPr>
          <m:t xml:space="preserve">, </m:t>
        </m:r>
        <m:sSubSup>
          <m:sSubSupPr>
            <m:ctrlPr>
              <w:rPr>
                <w:rFonts w:ascii="Cambria Math" w:hAnsi="Cambria Math"/>
                <w:i/>
                <w:szCs w:val="20"/>
              </w:rPr>
            </m:ctrlPr>
          </m:sSubSupPr>
          <m:e>
            <m:r>
              <w:rPr>
                <w:rFonts w:ascii="Cambria Math" w:hAnsi="Cambria Math"/>
                <w:szCs w:val="20"/>
              </w:rPr>
              <m:t>B</m:t>
            </m:r>
          </m:e>
          <m:sub>
            <m:r>
              <w:rPr>
                <w:rFonts w:ascii="Cambria Math" w:hAnsi="Cambria Math"/>
                <w:szCs w:val="20"/>
              </w:rPr>
              <m:t>q</m:t>
            </m:r>
          </m:sub>
          <m:sup>
            <m:r>
              <w:rPr>
                <w:rFonts w:ascii="Cambria Math" w:hAnsi="Cambria Math"/>
                <w:szCs w:val="20"/>
              </w:rPr>
              <m:t>i</m:t>
            </m:r>
          </m:sup>
        </m:sSubSup>
      </m:oMath>
      <w:r w:rsidR="00E207E2" w:rsidRPr="00AB5AF0">
        <w:rPr>
          <w:b/>
        </w:rPr>
        <w:t>,</w:t>
      </w:r>
      <w:r w:rsidRPr="00DE351B">
        <w:t xml:space="preserve"> plotted against the amount of tool wear, for the conventional cutting operations in the training data set</w:t>
      </w:r>
    </w:p>
    <w:p w14:paraId="5BE1E5DC" w14:textId="77777777" w:rsidR="0039016A" w:rsidRPr="000229F1"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2EE3F35" w14:textId="77777777" w:rsidR="0039016A" w:rsidRDefault="0039016A">
      <w:pPr>
        <w:rPr>
          <w:b/>
          <w:sz w:val="20"/>
          <w:szCs w:val="20"/>
        </w:rPr>
      </w:pPr>
      <w:r>
        <w:rPr>
          <w:b/>
          <w:sz w:val="20"/>
          <w:szCs w:val="20"/>
        </w:rPr>
        <w:br w:type="page"/>
      </w:r>
    </w:p>
    <w:p w14:paraId="73E225C2" w14:textId="25372D0C" w:rsidR="00B0655C" w:rsidRPr="000229F1" w:rsidRDefault="00CC76AB">
      <w:pPr>
        <w:rPr>
          <w:b/>
          <w:sz w:val="20"/>
          <w:szCs w:val="20"/>
        </w:rPr>
      </w:pPr>
      <w:r>
        <w:rPr>
          <w:b/>
          <w:sz w:val="20"/>
          <w:szCs w:val="20"/>
        </w:rPr>
        <w:lastRenderedPageBreak/>
        <w:t>4</w:t>
      </w:r>
      <w:r w:rsidR="00B0655C" w:rsidRPr="000229F1">
        <w:rPr>
          <w:b/>
          <w:sz w:val="20"/>
          <w:szCs w:val="20"/>
        </w:rPr>
        <w:t>.</w:t>
      </w:r>
      <w:r w:rsidR="0039016A">
        <w:rPr>
          <w:b/>
          <w:sz w:val="20"/>
          <w:szCs w:val="20"/>
        </w:rPr>
        <w:t>4</w:t>
      </w:r>
      <w:r w:rsidR="00B0655C" w:rsidRPr="000229F1">
        <w:rPr>
          <w:b/>
          <w:sz w:val="20"/>
          <w:szCs w:val="20"/>
        </w:rPr>
        <w:t xml:space="preserve"> Kurtosis coefficient</w:t>
      </w:r>
    </w:p>
    <w:p w14:paraId="6174EE8A" w14:textId="5EA2A114" w:rsidR="00B0655C" w:rsidRPr="000229F1" w:rsidRDefault="00B0655C" w:rsidP="00BA70BC">
      <w:pPr>
        <w:jc w:val="both"/>
        <w:rPr>
          <w:i/>
          <w:sz w:val="20"/>
          <w:szCs w:val="20"/>
        </w:rPr>
      </w:pPr>
      <w:r w:rsidRPr="000229F1">
        <w:rPr>
          <w:sz w:val="20"/>
          <w:szCs w:val="20"/>
        </w:rPr>
        <w:t>Several authors have indicated that the condition of the tool is related to the kurtosis coefficient of</w:t>
      </w:r>
      <w:r w:rsidR="007C38B1">
        <w:rPr>
          <w:sz w:val="20"/>
          <w:szCs w:val="20"/>
        </w:rPr>
        <w:t xml:space="preserve"> the acoustic signal (ref). The </w:t>
      </w:r>
      <w:r w:rsidR="007C38B1" w:rsidRPr="000229F1">
        <w:rPr>
          <w:sz w:val="20"/>
          <w:szCs w:val="20"/>
        </w:rPr>
        <w:t>kurtosis</w:t>
      </w:r>
      <w:r w:rsidRPr="000229F1">
        <w:rPr>
          <w:sz w:val="20"/>
          <w:szCs w:val="20"/>
        </w:rPr>
        <w:t xml:space="preserve"> coefficient provides a way to identify sudden changes in the time series signal (ref). The kurtosis coefficient is calculated on the device at regular intervals </w:t>
      </w:r>
      <w:proofErr w:type="spellStart"/>
      <w:r w:rsidRPr="000229F1">
        <w:rPr>
          <w:i/>
          <w:sz w:val="20"/>
          <w:szCs w:val="20"/>
        </w:rPr>
        <w:t>i</w:t>
      </w:r>
      <w:proofErr w:type="spellEnd"/>
      <w:r w:rsidRPr="000229F1">
        <w:rPr>
          <w:i/>
          <w:sz w:val="20"/>
          <w:szCs w:val="20"/>
        </w:rPr>
        <w:t>:</w:t>
      </w:r>
    </w:p>
    <w:p w14:paraId="04428C31" w14:textId="77777777" w:rsidR="00B0655C" w:rsidRPr="000229F1" w:rsidRDefault="00B0655C">
      <w:pPr>
        <w:rPr>
          <w:sz w:val="20"/>
          <w:szCs w:val="20"/>
        </w:rPr>
      </w:pPr>
    </w:p>
    <w:p w14:paraId="5B7904EB" w14:textId="5DBDCDF4" w:rsidR="00B0655C" w:rsidRPr="000229F1" w:rsidRDefault="005A22AE" w:rsidP="00B0655C">
      <w:pPr>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ji</m:t>
              </m:r>
            </m:sup>
          </m:sSup>
          <m:r>
            <w:rPr>
              <w:rFonts w:ascii="Cambria Math" w:hAnsi="Cambria Math"/>
              <w:sz w:val="20"/>
              <w:szCs w:val="20"/>
            </w:rPr>
            <m:t>=</m:t>
          </m:r>
          <m:f>
            <m:fPr>
              <m:ctrlPr>
                <w:ins w:id="35"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36" w:author="Max Ferguson [2]" w:date="2016-07-01T14:07:00Z">
                      <w:rPr>
                        <w:rFonts w:ascii="Cambria Math" w:hAnsi="Cambria Math"/>
                        <w:i/>
                        <w:sz w:val="20"/>
                        <w:szCs w:val="20"/>
                      </w:rPr>
                    </w:ins>
                  </m:ctrlPr>
                </m:dPr>
                <m:e>
                  <m:sSup>
                    <m:sSupPr>
                      <m:ctrlPr>
                        <w:ins w:id="37" w:author="Max Ferguson [2]" w:date="2016-07-01T14:07:00Z">
                          <w:rPr>
                            <w:rFonts w:ascii="Cambria Math" w:hAnsi="Cambria Math"/>
                            <w:i/>
                            <w:sz w:val="20"/>
                            <w:szCs w:val="20"/>
                          </w:rPr>
                        </w:ins>
                      </m:ctrlPr>
                    </m:sSupPr>
                    <m:e>
                      <m:d>
                        <m:dPr>
                          <m:ctrlPr>
                            <w:ins w:id="38"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39"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40"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4</m:t>
                      </m:r>
                    </m:sup>
                  </m:sSup>
                </m:e>
              </m:d>
            </m:num>
            <m:den>
              <m:r>
                <w:rPr>
                  <w:rFonts w:ascii="Cambria Math" w:hAnsi="Cambria Math"/>
                  <w:sz w:val="20"/>
                  <w:szCs w:val="20"/>
                </w:rPr>
                <m:t>E</m:t>
              </m:r>
              <m:sSup>
                <m:sSupPr>
                  <m:ctrlPr>
                    <w:ins w:id="41" w:author="Max Ferguson [2]" w:date="2016-07-01T14:07:00Z">
                      <w:rPr>
                        <w:rFonts w:ascii="Cambria Math" w:hAnsi="Cambria Math"/>
                        <w:i/>
                        <w:sz w:val="20"/>
                        <w:szCs w:val="20"/>
                      </w:rPr>
                    </w:ins>
                  </m:ctrlPr>
                </m:sSupPr>
                <m:e>
                  <m:d>
                    <m:dPr>
                      <m:begChr m:val="["/>
                      <m:endChr m:val="]"/>
                      <m:ctrlPr>
                        <w:ins w:id="42" w:author="Max Ferguson [2]" w:date="2016-07-01T14:07:00Z">
                          <w:rPr>
                            <w:rFonts w:ascii="Cambria Math" w:hAnsi="Cambria Math"/>
                            <w:i/>
                            <w:sz w:val="20"/>
                            <w:szCs w:val="20"/>
                          </w:rPr>
                        </w:ins>
                      </m:ctrlPr>
                    </m:dPr>
                    <m:e>
                      <m:sSup>
                        <m:sSupPr>
                          <m:ctrlPr>
                            <w:ins w:id="43" w:author="Max Ferguson [2]" w:date="2016-07-01T14:07:00Z">
                              <w:rPr>
                                <w:rFonts w:ascii="Cambria Math" w:hAnsi="Cambria Math"/>
                                <w:i/>
                                <w:sz w:val="20"/>
                                <w:szCs w:val="20"/>
                              </w:rPr>
                            </w:ins>
                          </m:ctrlPr>
                        </m:sSupPr>
                        <m:e>
                          <m:d>
                            <m:dPr>
                              <m:ctrlPr>
                                <w:ins w:id="44"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45"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46"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2</m:t>
                          </m:r>
                        </m:sup>
                      </m:sSup>
                    </m:e>
                  </m:d>
                </m:e>
                <m:sup>
                  <m:r>
                    <w:rPr>
                      <w:rFonts w:ascii="Cambria Math" w:hAnsi="Cambria Math"/>
                      <w:sz w:val="20"/>
                      <w:szCs w:val="20"/>
                    </w:rPr>
                    <m:t>2</m:t>
                  </m:r>
                </m:sup>
              </m:sSup>
            </m:den>
          </m:f>
        </m:oMath>
      </m:oMathPara>
    </w:p>
    <w:p w14:paraId="37066063" w14:textId="65C96FD9" w:rsidR="00B0655C" w:rsidRPr="000229F1" w:rsidRDefault="00B0655C">
      <w:pPr>
        <w:rPr>
          <w:sz w:val="20"/>
          <w:szCs w:val="20"/>
        </w:rPr>
      </w:pPr>
      <w:r w:rsidRPr="000229F1">
        <w:rPr>
          <w:sz w:val="20"/>
          <w:szCs w:val="20"/>
        </w:rPr>
        <w:t xml:space="preserve">Where the signal mean </w:t>
      </w:r>
      <m:oMath>
        <m:sSub>
          <m:sSubPr>
            <m:ctrlPr>
              <w:ins w:id="47"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oMath>
      <w:r w:rsidRPr="000229F1">
        <w:rPr>
          <w:sz w:val="20"/>
          <w:szCs w:val="20"/>
        </w:rPr>
        <w:t xml:space="preserve"> </w:t>
      </w:r>
      <w:r w:rsidR="007C38B1">
        <w:rPr>
          <w:sz w:val="20"/>
          <w:szCs w:val="20"/>
        </w:rPr>
        <w:t xml:space="preserve">and </w:t>
      </w:r>
      <w:r w:rsidRPr="000229F1">
        <w:rPr>
          <w:sz w:val="20"/>
          <w:szCs w:val="20"/>
        </w:rPr>
        <w:t>is defined as:</w:t>
      </w:r>
    </w:p>
    <w:p w14:paraId="14FC72B7" w14:textId="77777777" w:rsidR="00B0655C" w:rsidRPr="000229F1" w:rsidRDefault="00B0655C">
      <w:pPr>
        <w:rPr>
          <w:sz w:val="20"/>
          <w:szCs w:val="20"/>
        </w:rPr>
      </w:pPr>
    </w:p>
    <w:p w14:paraId="072E6A59" w14:textId="0EDC9D08" w:rsidR="00B0655C" w:rsidRDefault="00B0655C" w:rsidP="007C38B1">
      <w:pPr>
        <w:ind w:left="2160"/>
        <w:rPr>
          <w:sz w:val="20"/>
          <w:szCs w:val="20"/>
        </w:rPr>
      </w:pPr>
      <w:r w:rsidRPr="000229F1">
        <w:rPr>
          <w:sz w:val="20"/>
          <w:szCs w:val="20"/>
        </w:rPr>
        <w:tab/>
      </w:r>
      <m:oMath>
        <m:sSub>
          <m:sSubPr>
            <m:ctrlPr>
              <w:ins w:id="48"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r>
          <w:rPr>
            <w:rFonts w:ascii="Cambria Math" w:hAnsi="Cambria Math"/>
            <w:sz w:val="20"/>
            <w:szCs w:val="20"/>
          </w:rPr>
          <m:t>=E[</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49"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oMath>
      <w:r w:rsidR="007C38B1">
        <w:rPr>
          <w:sz w:val="20"/>
          <w:szCs w:val="20"/>
        </w:rPr>
        <w:t xml:space="preserve"> </w:t>
      </w:r>
    </w:p>
    <w:p w14:paraId="6E9E2A97" w14:textId="77777777" w:rsidR="007C38B1" w:rsidRDefault="007C38B1" w:rsidP="007C38B1">
      <w:pPr>
        <w:ind w:left="2160"/>
        <w:rPr>
          <w:sz w:val="20"/>
          <w:szCs w:val="20"/>
        </w:rPr>
      </w:pPr>
    </w:p>
    <w:p w14:paraId="1EA8582D" w14:textId="43F32694" w:rsidR="007C38B1" w:rsidRPr="007C38B1" w:rsidRDefault="007C38B1" w:rsidP="007C38B1">
      <w:pPr>
        <w:rPr>
          <w:sz w:val="20"/>
          <w:szCs w:val="20"/>
        </w:rPr>
      </w:pPr>
      <w:r>
        <w:rPr>
          <w:sz w:val="20"/>
          <w:szCs w:val="20"/>
        </w:rPr>
        <w:t xml:space="preserve">The kurtosis coefficient is also calculated for the reference time-series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 xml:space="preserve">q </m:t>
            </m:r>
          </m:sub>
          <m:sup>
            <m:r>
              <w:rPr>
                <w:rFonts w:ascii="Cambria Math" w:hAnsi="Cambria Math"/>
                <w:sz w:val="20"/>
                <w:szCs w:val="20"/>
              </w:rPr>
              <m:t>0</m:t>
            </m:r>
          </m:sup>
        </m:sSubSup>
        <m:r>
          <w:rPr>
            <w:rFonts w:ascii="Cambria Math" w:hAnsi="Cambria Math"/>
            <w:sz w:val="20"/>
            <w:szCs w:val="20"/>
          </w:rPr>
          <m:t>:</m:t>
        </m:r>
      </m:oMath>
    </w:p>
    <w:p w14:paraId="0108976F" w14:textId="77777777" w:rsidR="007C38B1" w:rsidRDefault="007C38B1" w:rsidP="007C38B1">
      <w:pPr>
        <w:rPr>
          <w:sz w:val="20"/>
          <w:szCs w:val="20"/>
        </w:rPr>
      </w:pPr>
    </w:p>
    <w:p w14:paraId="65726CC6" w14:textId="15D47A45" w:rsidR="007C38B1" w:rsidRPr="005455DF" w:rsidRDefault="005A22AE" w:rsidP="007C38B1">
      <w:pPr>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0</m:t>
              </m:r>
            </m:sup>
          </m:sSubSup>
          <m:r>
            <w:rPr>
              <w:rFonts w:ascii="Cambria Math" w:hAnsi="Cambria Math"/>
              <w:sz w:val="20"/>
              <w:szCs w:val="20"/>
            </w:rPr>
            <m:t>=</m:t>
          </m:r>
          <m:f>
            <m:fPr>
              <m:ctrlPr>
                <w:ins w:id="50"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51" w:author="Max Ferguson [2]" w:date="2016-07-01T14:07:00Z">
                      <w:rPr>
                        <w:rFonts w:ascii="Cambria Math" w:hAnsi="Cambria Math"/>
                        <w:i/>
                        <w:sz w:val="20"/>
                        <w:szCs w:val="20"/>
                      </w:rPr>
                    </w:ins>
                  </m:ctrlPr>
                </m:dPr>
                <m:e>
                  <m:sSup>
                    <m:sSupPr>
                      <m:ctrlPr>
                        <w:ins w:id="52" w:author="Max Ferguson [2]" w:date="2016-07-01T14:07:00Z">
                          <w:rPr>
                            <w:rFonts w:ascii="Cambria Math" w:hAnsi="Cambria Math"/>
                            <w:i/>
                            <w:sz w:val="20"/>
                            <w:szCs w:val="20"/>
                          </w:rPr>
                        </w:ins>
                      </m:ctrlPr>
                    </m:sSupPr>
                    <m:e>
                      <m:d>
                        <m:dPr>
                          <m:ctrlPr>
                            <w:ins w:id="53"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0</m:t>
                              </m:r>
                            </m:sup>
                          </m:sSubSup>
                          <m:d>
                            <m:dPr>
                              <m:ctrlPr>
                                <w:ins w:id="54"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4</m:t>
                      </m:r>
                    </m:sup>
                  </m:sSup>
                </m:e>
              </m:d>
            </m:num>
            <m:den>
              <m:r>
                <w:rPr>
                  <w:rFonts w:ascii="Cambria Math" w:hAnsi="Cambria Math"/>
                  <w:sz w:val="20"/>
                  <w:szCs w:val="20"/>
                </w:rPr>
                <m:t>E</m:t>
              </m:r>
              <m:sSup>
                <m:sSupPr>
                  <m:ctrlPr>
                    <w:ins w:id="55" w:author="Max Ferguson [2]" w:date="2016-07-01T14:07:00Z">
                      <w:rPr>
                        <w:rFonts w:ascii="Cambria Math" w:hAnsi="Cambria Math"/>
                        <w:i/>
                        <w:sz w:val="20"/>
                        <w:szCs w:val="20"/>
                      </w:rPr>
                    </w:ins>
                  </m:ctrlPr>
                </m:sSupPr>
                <m:e>
                  <m:d>
                    <m:dPr>
                      <m:begChr m:val="["/>
                      <m:endChr m:val="]"/>
                      <m:ctrlPr>
                        <w:ins w:id="56" w:author="Max Ferguson [2]" w:date="2016-07-01T14:07:00Z">
                          <w:rPr>
                            <w:rFonts w:ascii="Cambria Math" w:hAnsi="Cambria Math"/>
                            <w:i/>
                            <w:sz w:val="20"/>
                            <w:szCs w:val="20"/>
                          </w:rPr>
                        </w:ins>
                      </m:ctrlPr>
                    </m:dPr>
                    <m:e>
                      <m:sSup>
                        <m:sSupPr>
                          <m:ctrlPr>
                            <w:ins w:id="57" w:author="Max Ferguson [2]" w:date="2016-07-01T14:07:00Z">
                              <w:rPr>
                                <w:rFonts w:ascii="Cambria Math" w:hAnsi="Cambria Math"/>
                                <w:i/>
                                <w:sz w:val="20"/>
                                <w:szCs w:val="20"/>
                              </w:rPr>
                            </w:ins>
                          </m:ctrlPr>
                        </m:sSupPr>
                        <m:e>
                          <m:d>
                            <m:dPr>
                              <m:ctrlPr>
                                <w:ins w:id="58"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0</m:t>
                                  </m:r>
                                </m:sup>
                              </m:sSubSup>
                              <m:d>
                                <m:dPr>
                                  <m:ctrlPr>
                                    <w:ins w:id="59"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2</m:t>
                          </m:r>
                        </m:sup>
                      </m:sSup>
                    </m:e>
                  </m:d>
                </m:e>
                <m:sup>
                  <m:r>
                    <w:rPr>
                      <w:rFonts w:ascii="Cambria Math" w:hAnsi="Cambria Math"/>
                      <w:sz w:val="20"/>
                      <w:szCs w:val="20"/>
                    </w:rPr>
                    <m:t>2</m:t>
                  </m:r>
                </m:sup>
              </m:sSup>
            </m:den>
          </m:f>
        </m:oMath>
      </m:oMathPara>
    </w:p>
    <w:p w14:paraId="2765E041" w14:textId="77777777" w:rsidR="005455DF" w:rsidRPr="000229F1" w:rsidRDefault="005455DF" w:rsidP="005455DF">
      <w:pPr>
        <w:rPr>
          <w:sz w:val="20"/>
          <w:szCs w:val="20"/>
        </w:rPr>
      </w:pPr>
    </w:p>
    <w:p w14:paraId="68D4B840" w14:textId="2B3277D9" w:rsidR="005455DF" w:rsidRDefault="005455DF" w:rsidP="005455DF">
      <w:pPr>
        <w:rPr>
          <w:sz w:val="20"/>
          <w:szCs w:val="20"/>
        </w:rPr>
      </w:pPr>
      <w:r>
        <w:rPr>
          <w:sz w:val="20"/>
          <w:szCs w:val="20"/>
        </w:rPr>
        <w:t xml:space="preserve">A new feature, </w:t>
      </w:r>
      <m:oMath>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oMath>
      <w:r>
        <w:rPr>
          <w:sz w:val="20"/>
          <w:szCs w:val="20"/>
        </w:rPr>
        <w:t xml:space="preserve"> is defined as the ratio of the kurtosis coefficient of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oMath>
      <w:r>
        <w:rPr>
          <w:sz w:val="20"/>
          <w:szCs w:val="20"/>
        </w:rPr>
        <w:t xml:space="preserve">, normalized by the kurtosis coefficient of the the reference signal </w:t>
      </w:r>
      <m:oMath>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0</m:t>
            </m:r>
          </m:sup>
        </m:sSubSup>
        <m:r>
          <w:rPr>
            <w:rFonts w:ascii="Cambria Math" w:hAnsi="Cambria Math"/>
            <w:sz w:val="20"/>
            <w:szCs w:val="20"/>
          </w:rPr>
          <m:t>.</m:t>
        </m:r>
      </m:oMath>
    </w:p>
    <w:p w14:paraId="63AFBC78" w14:textId="77777777" w:rsidR="00BD7C86" w:rsidRDefault="00BD7C86" w:rsidP="005455DF">
      <w:pPr>
        <w:rPr>
          <w:sz w:val="20"/>
          <w:szCs w:val="20"/>
        </w:rPr>
      </w:pPr>
    </w:p>
    <w:p w14:paraId="0640B4C2" w14:textId="1751D2D3" w:rsidR="00B9799E" w:rsidRPr="00B9799E" w:rsidRDefault="005455DF" w:rsidP="005455DF">
      <w:pPr>
        <w:rPr>
          <w:sz w:val="20"/>
          <w:szCs w:val="20"/>
        </w:rPr>
      </w:pPr>
      <w:r>
        <w:rPr>
          <w:sz w:val="20"/>
          <w:szCs w:val="20"/>
        </w:rPr>
        <w:br/>
      </w:r>
      <m:oMathPara>
        <m:oMath>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i</m:t>
                  </m:r>
                </m:sup>
              </m:sSubSup>
            </m:num>
            <m:den>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0</m:t>
                  </m:r>
                </m:sup>
              </m:sSubSup>
            </m:den>
          </m:f>
        </m:oMath>
      </m:oMathPara>
    </w:p>
    <w:p w14:paraId="2891ED31" w14:textId="77777777" w:rsidR="00B9799E" w:rsidRDefault="00B9799E" w:rsidP="005455DF">
      <w:pPr>
        <w:rPr>
          <w:sz w:val="20"/>
          <w:szCs w:val="20"/>
        </w:rPr>
      </w:pPr>
    </w:p>
    <w:p w14:paraId="304668C5" w14:textId="77777777" w:rsidR="00E207E2" w:rsidRDefault="00B9799E" w:rsidP="00E207E2">
      <w:pPr>
        <w:keepNext/>
        <w:jc w:val="center"/>
      </w:pPr>
      <w:r>
        <w:rPr>
          <w:noProof/>
          <w:sz w:val="20"/>
          <w:szCs w:val="20"/>
        </w:rPr>
        <w:drawing>
          <wp:inline distT="0" distB="0" distL="0" distR="0" wp14:anchorId="068B4911" wp14:editId="0A0A881D">
            <wp:extent cx="5240743" cy="393055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rtosis Distance Feature.png"/>
                    <pic:cNvPicPr/>
                  </pic:nvPicPr>
                  <pic:blipFill>
                    <a:blip r:embed="rId20">
                      <a:extLst>
                        <a:ext uri="{28A0092B-C50C-407E-A947-70E740481C1C}">
                          <a14:useLocalDpi xmlns:a14="http://schemas.microsoft.com/office/drawing/2010/main" val="0"/>
                        </a:ext>
                      </a:extLst>
                    </a:blip>
                    <a:stretch>
                      <a:fillRect/>
                    </a:stretch>
                  </pic:blipFill>
                  <pic:spPr>
                    <a:xfrm>
                      <a:off x="0" y="0"/>
                      <a:ext cx="5250639" cy="3937979"/>
                    </a:xfrm>
                    <a:prstGeom prst="rect">
                      <a:avLst/>
                    </a:prstGeom>
                  </pic:spPr>
                </pic:pic>
              </a:graphicData>
            </a:graphic>
          </wp:inline>
        </w:drawing>
      </w:r>
    </w:p>
    <w:p w14:paraId="6815B478" w14:textId="6B406F1B" w:rsidR="00E207E2" w:rsidRDefault="00E207E2" w:rsidP="00E207E2">
      <w:pPr>
        <w:pStyle w:val="Caption"/>
        <w:jc w:val="center"/>
        <w:rPr>
          <w:b/>
          <w:szCs w:val="20"/>
        </w:rPr>
      </w:pPr>
      <w:r>
        <w:t xml:space="preserve">Figure </w:t>
      </w:r>
      <w:fldSimple w:instr=" SEQ Figure \* ARABIC ">
        <w:r w:rsidR="00F6029D">
          <w:rPr>
            <w:noProof/>
          </w:rPr>
          <w:t>8</w:t>
        </w:r>
      </w:fldSimple>
      <w:r>
        <w:t xml:space="preserve">. </w:t>
      </w:r>
      <w:r w:rsidRPr="002C115F">
        <w:t xml:space="preserve">The </w:t>
      </w:r>
      <w:r>
        <w:t>kurtosis</w:t>
      </w:r>
      <w:r w:rsidRPr="002C115F">
        <w:t xml:space="preserve"> feature, </w:t>
      </w:r>
      <m:oMath>
        <m:sSubSup>
          <m:sSubSupPr>
            <m:ctrlPr>
              <w:rPr>
                <w:rFonts w:ascii="Cambria Math" w:hAnsi="Cambria Math"/>
                <w:i/>
                <w:szCs w:val="20"/>
              </w:rPr>
            </m:ctrlPr>
          </m:sSubSupPr>
          <m:e>
            <m:r>
              <w:rPr>
                <w:rFonts w:ascii="Cambria Math" w:hAnsi="Cambria Math"/>
                <w:szCs w:val="20"/>
              </w:rPr>
              <m:t>K</m:t>
            </m:r>
          </m:e>
          <m:sub>
            <m:r>
              <w:rPr>
                <w:rFonts w:ascii="Cambria Math" w:hAnsi="Cambria Math"/>
                <w:szCs w:val="20"/>
              </w:rPr>
              <m:t>q</m:t>
            </m:r>
          </m:sub>
          <m:sup>
            <m:r>
              <w:rPr>
                <w:rFonts w:ascii="Cambria Math" w:hAnsi="Cambria Math"/>
                <w:szCs w:val="20"/>
              </w:rPr>
              <m:t>i</m:t>
            </m:r>
          </m:sup>
        </m:sSubSup>
      </m:oMath>
      <w:r w:rsidRPr="002C115F">
        <w:t>,  plotted against the amount of tool wear, for the conventional cutting operations in the training data set</w:t>
      </w:r>
    </w:p>
    <w:p w14:paraId="15DDCB28" w14:textId="21995018" w:rsidR="00792160" w:rsidRDefault="00CC76AB" w:rsidP="00792160">
      <w:pPr>
        <w:rPr>
          <w:b/>
          <w:sz w:val="20"/>
          <w:szCs w:val="20"/>
        </w:rPr>
      </w:pPr>
      <w:r>
        <w:rPr>
          <w:b/>
          <w:sz w:val="20"/>
          <w:szCs w:val="20"/>
        </w:rPr>
        <w:lastRenderedPageBreak/>
        <w:t>5</w:t>
      </w:r>
      <w:r w:rsidR="00D214A0">
        <w:rPr>
          <w:b/>
          <w:sz w:val="20"/>
          <w:szCs w:val="20"/>
        </w:rPr>
        <w:t>.</w:t>
      </w:r>
      <w:r w:rsidR="00792160" w:rsidRPr="000229F1">
        <w:rPr>
          <w:b/>
          <w:sz w:val="20"/>
          <w:szCs w:val="20"/>
        </w:rPr>
        <w:t xml:space="preserve"> </w:t>
      </w:r>
      <w:r w:rsidR="00FE5AD2" w:rsidRPr="000229F1">
        <w:rPr>
          <w:b/>
          <w:sz w:val="20"/>
          <w:szCs w:val="20"/>
        </w:rPr>
        <w:t>DEVELOPING A GAUSIAN PROCESS MODEL TO PREDICT TOOL CONDITION</w:t>
      </w:r>
    </w:p>
    <w:p w14:paraId="446BB18D" w14:textId="2AB44AF5" w:rsidR="00B349F5" w:rsidRDefault="00B349F5" w:rsidP="00BA70BC">
      <w:pPr>
        <w:jc w:val="both"/>
        <w:rPr>
          <w:sz w:val="20"/>
          <w:szCs w:val="20"/>
        </w:rPr>
      </w:pPr>
      <w:r w:rsidRPr="00B349F5">
        <w:rPr>
          <w:sz w:val="20"/>
          <w:szCs w:val="20"/>
        </w:rPr>
        <w:t>This</w:t>
      </w:r>
      <w:r w:rsidR="000A153B">
        <w:rPr>
          <w:sz w:val="20"/>
          <w:szCs w:val="20"/>
        </w:rPr>
        <w:t xml:space="preserve"> section describes how the tool condition models are constructed using a Gaussian Process (GP). First, the fundamental concepts of GP regression are introduced. We then discuss how the features described in section 3 are used to build a construct a model to predict tool condition, for each machine operation. Lastly we describe how prediction models for each machining operation are aggregated to estimate the condition of the tool at any given time.</w:t>
      </w:r>
    </w:p>
    <w:p w14:paraId="345136E9" w14:textId="77777777" w:rsidR="000A153B" w:rsidRPr="000A153B" w:rsidRDefault="000A153B" w:rsidP="00792160">
      <w:pPr>
        <w:rPr>
          <w:b/>
          <w:sz w:val="20"/>
          <w:szCs w:val="20"/>
        </w:rPr>
      </w:pPr>
    </w:p>
    <w:p w14:paraId="72874630" w14:textId="1CBA9BB6" w:rsidR="00B349F5" w:rsidRPr="000229F1" w:rsidRDefault="00CC76AB" w:rsidP="00792160">
      <w:pPr>
        <w:rPr>
          <w:b/>
          <w:sz w:val="20"/>
          <w:szCs w:val="20"/>
        </w:rPr>
      </w:pPr>
      <w:r>
        <w:rPr>
          <w:b/>
          <w:sz w:val="20"/>
          <w:szCs w:val="20"/>
        </w:rPr>
        <w:t>5</w:t>
      </w:r>
      <w:r w:rsidR="000A153B" w:rsidRPr="000A153B">
        <w:rPr>
          <w:b/>
          <w:sz w:val="20"/>
          <w:szCs w:val="20"/>
        </w:rPr>
        <w:t>.1 Gaussian Process Regression</w:t>
      </w:r>
    </w:p>
    <w:p w14:paraId="73CAC2DB" w14:textId="238E126B" w:rsidR="000229F1" w:rsidRPr="002D52FB" w:rsidRDefault="00B9799E" w:rsidP="002D52FB">
      <w:pPr>
        <w:jc w:val="both"/>
        <w:rPr>
          <w:rFonts w:eastAsia="Times New Roman"/>
        </w:rPr>
      </w:pPr>
      <w:r>
        <w:rPr>
          <w:sz w:val="20"/>
          <w:szCs w:val="20"/>
        </w:rPr>
        <w:t>Gaussian</w:t>
      </w:r>
      <w:r w:rsidR="000229F1">
        <w:rPr>
          <w:sz w:val="20"/>
          <w:szCs w:val="20"/>
        </w:rPr>
        <w:t xml:space="preserve"> process regression</w:t>
      </w:r>
      <w:r w:rsidR="00445F07">
        <w:rPr>
          <w:sz w:val="20"/>
          <w:szCs w:val="20"/>
        </w:rPr>
        <w:t xml:space="preserve"> (GPR)</w:t>
      </w:r>
      <w:r w:rsidR="000229F1">
        <w:rPr>
          <w:sz w:val="20"/>
          <w:szCs w:val="20"/>
        </w:rPr>
        <w:t xml:space="preserve"> is supervised machine</w:t>
      </w:r>
      <w:r w:rsidR="00445F07">
        <w:rPr>
          <w:sz w:val="20"/>
          <w:szCs w:val="20"/>
        </w:rPr>
        <w:t>-</w:t>
      </w:r>
      <w:r w:rsidR="000229F1">
        <w:rPr>
          <w:sz w:val="20"/>
          <w:szCs w:val="20"/>
        </w:rPr>
        <w:t>learning method</w:t>
      </w:r>
      <w:r w:rsidR="00445F07">
        <w:rPr>
          <w:sz w:val="20"/>
          <w:szCs w:val="20"/>
        </w:rPr>
        <w:t xml:space="preserve"> that performs particularly well with noisy data.</w:t>
      </w:r>
      <w:r w:rsidR="000229F1">
        <w:rPr>
          <w:sz w:val="20"/>
          <w:szCs w:val="20"/>
        </w:rPr>
        <w:t xml:space="preserve"> </w:t>
      </w:r>
      <w:r w:rsidR="00CC76AB">
        <w:rPr>
          <w:sz w:val="20"/>
          <w:szCs w:val="20"/>
        </w:rPr>
        <w:t xml:space="preserve">The aim is to learn a mapping from </w:t>
      </w:r>
      <w:r w:rsidR="00EE44CD">
        <w:rPr>
          <w:sz w:val="20"/>
          <w:szCs w:val="20"/>
        </w:rPr>
        <w:t xml:space="preserve">the inputs to the target value. In general, we denote the input as </w:t>
      </w:r>
      <m:oMath>
        <m:r>
          <m:rPr>
            <m:sty m:val="bi"/>
          </m:rPr>
          <w:rPr>
            <w:rFonts w:ascii="Cambria Math" w:hAnsi="Cambria Math"/>
            <w:sz w:val="20"/>
            <w:szCs w:val="20"/>
          </w:rPr>
          <m:t>x∈</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oMath>
      <w:r w:rsidR="00EE44CD">
        <w:rPr>
          <w:b/>
          <w:sz w:val="20"/>
          <w:szCs w:val="20"/>
        </w:rPr>
        <w:t xml:space="preserve"> </w:t>
      </w:r>
      <w:r w:rsidR="00EE44CD" w:rsidRPr="00EE44CD">
        <w:rPr>
          <w:sz w:val="20"/>
          <w:szCs w:val="20"/>
        </w:rPr>
        <w:t xml:space="preserve">and the target value as </w:t>
      </w:r>
      <m:oMath>
        <m:r>
          <w:rPr>
            <w:rFonts w:ascii="Cambria Math" w:hAnsi="Cambria Math"/>
            <w:sz w:val="20"/>
            <w:szCs w:val="20"/>
          </w:rPr>
          <m:t>y</m:t>
        </m:r>
        <m:r>
          <m:rPr>
            <m:scr m:val="double-struck"/>
          </m:rPr>
          <w:rPr>
            <w:rFonts w:ascii="Cambria Math" w:hAnsi="Cambria Math"/>
            <w:sz w:val="20"/>
            <w:szCs w:val="20"/>
          </w:rPr>
          <m:t>∈R</m:t>
        </m:r>
      </m:oMath>
      <w:r w:rsidR="00EE44CD">
        <w:rPr>
          <w:sz w:val="20"/>
          <w:szCs w:val="20"/>
        </w:rPr>
        <w:t>.</w:t>
      </w:r>
      <w:r w:rsidR="00EE44CD">
        <w:rPr>
          <w:b/>
          <w:sz w:val="20"/>
          <w:szCs w:val="20"/>
        </w:rPr>
        <w:t xml:space="preserve"> </w:t>
      </w:r>
      <w:r w:rsidR="00EE44CD" w:rsidRPr="00EE44CD">
        <w:rPr>
          <w:sz w:val="20"/>
          <w:szCs w:val="20"/>
        </w:rPr>
        <w:t>In</w:t>
      </w:r>
      <w:r w:rsidR="00EE44CD">
        <w:rPr>
          <w:b/>
          <w:sz w:val="20"/>
          <w:szCs w:val="20"/>
        </w:rPr>
        <w:t xml:space="preserve"> </w:t>
      </w:r>
      <w:r w:rsidR="005455FC" w:rsidRPr="000229F1">
        <w:rPr>
          <w:sz w:val="20"/>
          <w:szCs w:val="20"/>
        </w:rPr>
        <w:t>GPR</w:t>
      </w:r>
      <w:r w:rsidR="00EE44CD">
        <w:rPr>
          <w:sz w:val="20"/>
          <w:szCs w:val="20"/>
        </w:rPr>
        <w:t>,</w:t>
      </w:r>
      <w:r w:rsidR="005455FC" w:rsidRPr="000229F1">
        <w:rPr>
          <w:sz w:val="20"/>
          <w:szCs w:val="20"/>
        </w:rPr>
        <w:t xml:space="preserve"> </w:t>
      </w:r>
      <w:r w:rsidR="005455FC">
        <w:rPr>
          <w:sz w:val="20"/>
          <w:szCs w:val="20"/>
        </w:rPr>
        <w:t xml:space="preserve">a </w:t>
      </w:r>
      <w:r w:rsidR="005455FC" w:rsidRPr="000229F1">
        <w:rPr>
          <w:sz w:val="20"/>
          <w:szCs w:val="20"/>
        </w:rPr>
        <w:t>Gaussian process (GP)</w:t>
      </w:r>
      <w:r w:rsidR="00EE44CD">
        <w:rPr>
          <w:sz w:val="20"/>
          <w:szCs w:val="20"/>
        </w:rPr>
        <w:t xml:space="preserve"> is used</w:t>
      </w:r>
      <w:r w:rsidR="005455FC" w:rsidRPr="000229F1">
        <w:rPr>
          <w:sz w:val="20"/>
          <w:szCs w:val="20"/>
        </w:rPr>
        <w:t xml:space="preserve"> as a prior to describe the distribution on the target function </w:t>
      </w:r>
      <m:oMath>
        <m:r>
          <w:rPr>
            <w:rFonts w:ascii="Cambria Math" w:hAnsi="Cambria Math"/>
            <w:sz w:val="20"/>
            <w:szCs w:val="20"/>
          </w:rPr>
          <m:t>y=f</m:t>
        </m:r>
        <m:d>
          <m:dPr>
            <m:ctrlPr>
              <w:ins w:id="60" w:author="Max Ferguson [2]" w:date="2016-07-01T14:07:00Z">
                <w:rPr>
                  <w:rFonts w:ascii="Cambria Math" w:hAnsi="Cambria Math"/>
                  <w:i/>
                  <w:sz w:val="20"/>
                  <w:szCs w:val="20"/>
                </w:rPr>
              </w:ins>
            </m:ctrlPr>
          </m:dPr>
          <m:e>
            <m:r>
              <m:rPr>
                <m:sty m:val="bi"/>
              </m:rPr>
              <w:rPr>
                <w:rFonts w:ascii="Cambria Math" w:hAnsi="Cambria Math"/>
                <w:sz w:val="20"/>
                <w:szCs w:val="20"/>
              </w:rPr>
              <m:t>x</m:t>
            </m:r>
          </m:e>
        </m:d>
      </m:oMath>
      <w:r w:rsidR="005455FC" w:rsidRPr="000229F1">
        <w:rPr>
          <w:sz w:val="20"/>
          <w:szCs w:val="20"/>
        </w:rPr>
        <w:t xml:space="preserve">. </w:t>
      </w:r>
      <w:r w:rsidR="005455FC">
        <w:rPr>
          <w:sz w:val="20"/>
          <w:szCs w:val="20"/>
        </w:rPr>
        <w:t>A GP is</w:t>
      </w:r>
      <w:r w:rsidR="00EE44CD">
        <w:rPr>
          <w:sz w:val="20"/>
          <w:szCs w:val="20"/>
        </w:rPr>
        <w:t xml:space="preserve"> a generalization of the Gaussian </w:t>
      </w:r>
      <w:r w:rsidR="00EE44CD" w:rsidRPr="002D52FB">
        <w:rPr>
          <w:sz w:val="20"/>
          <w:szCs w:val="20"/>
        </w:rPr>
        <w:t xml:space="preserve">probability distribution </w:t>
      </w:r>
      <w:r w:rsidR="002D52FB" w:rsidRPr="002D52FB">
        <w:rPr>
          <w:sz w:val="20"/>
          <w:szCs w:val="20"/>
        </w:rPr>
        <w:t> for which any finite </w:t>
      </w:r>
      <w:hyperlink r:id="rId21" w:tooltip="Linear combination" w:history="1">
        <w:r w:rsidR="002D52FB" w:rsidRPr="002D52FB">
          <w:rPr>
            <w:sz w:val="20"/>
            <w:szCs w:val="20"/>
          </w:rPr>
          <w:t>linear combination</w:t>
        </w:r>
      </w:hyperlink>
      <w:r w:rsidR="002D52FB" w:rsidRPr="002D52FB">
        <w:rPr>
          <w:sz w:val="20"/>
          <w:szCs w:val="20"/>
        </w:rPr>
        <w:t> of </w:t>
      </w:r>
      <w:hyperlink r:id="rId22" w:tooltip="Sampling (statistics)" w:history="1">
        <w:r w:rsidR="002D52FB" w:rsidRPr="002D52FB">
          <w:rPr>
            <w:sz w:val="20"/>
            <w:szCs w:val="20"/>
          </w:rPr>
          <w:t>samples</w:t>
        </w:r>
      </w:hyperlink>
      <w:r w:rsidR="002D52FB" w:rsidRPr="002D52FB">
        <w:rPr>
          <w:sz w:val="20"/>
          <w:szCs w:val="20"/>
        </w:rPr>
        <w:t> has a </w:t>
      </w:r>
      <w:hyperlink r:id="rId23" w:tooltip="Multivariate normal distribution" w:history="1">
        <w:r w:rsidR="002D52FB" w:rsidRPr="002D52FB">
          <w:rPr>
            <w:sz w:val="20"/>
            <w:szCs w:val="20"/>
          </w:rPr>
          <w:t>joint Gaussian dis</w:t>
        </w:r>
        <w:r w:rsidR="002D52FB" w:rsidRPr="002D52FB">
          <w:rPr>
            <w:sz w:val="20"/>
            <w:szCs w:val="20"/>
          </w:rPr>
          <w:t>t</w:t>
        </w:r>
        <w:r w:rsidR="002D52FB" w:rsidRPr="002D52FB">
          <w:rPr>
            <w:sz w:val="20"/>
            <w:szCs w:val="20"/>
          </w:rPr>
          <w:t>ribution</w:t>
        </w:r>
      </w:hyperlink>
      <w:r w:rsidR="007E6C2F">
        <w:rPr>
          <w:noProof/>
          <w:sz w:val="20"/>
          <w:szCs w:val="20"/>
        </w:rPr>
        <w:t xml:space="preserve"> </w:t>
      </w:r>
      <w:r w:rsidR="007E6C2F">
        <w:rPr>
          <w:noProof/>
          <w:sz w:val="20"/>
          <w:szCs w:val="20"/>
        </w:rPr>
        <w:fldChar w:fldCharType="begin"/>
      </w:r>
      <w:r w:rsidR="007E6C2F">
        <w:rPr>
          <w:noProof/>
          <w:sz w:val="20"/>
          <w:szCs w:val="20"/>
        </w:rPr>
        <w:instrText xml:space="preserve"> ADDIN ZOTERO_ITEM CSL_CITATION {"citationID":"198l2fsjku","properties":{"formattedCitation":"[12]","plainCitation":"[12]"},"citationItems":[{"id":26,"uris":["http://zotero.org/users/local/549H0eaJ/items/XUN9ZVFM"],"uri":["http://zotero.org/users/local/549H0eaJ/items/XUN9ZVFM"],"itemData":{"id":26,"type":"article-journal","title":"Gaussian processes for machine learning","author":[{"family":"Rasmussen","given":"Carl Edward"}],"issued":{"date-parts":[["2006"]]}}}],"schema":"https://github.com/citation-style-language/schema/raw/master/csl-citation.json"} </w:instrText>
      </w:r>
      <w:r w:rsidR="007E6C2F">
        <w:rPr>
          <w:noProof/>
          <w:sz w:val="20"/>
          <w:szCs w:val="20"/>
        </w:rPr>
        <w:fldChar w:fldCharType="separate"/>
      </w:r>
      <w:r w:rsidR="007E6C2F">
        <w:rPr>
          <w:noProof/>
          <w:sz w:val="20"/>
          <w:szCs w:val="20"/>
        </w:rPr>
        <w:t>[12]</w:t>
      </w:r>
      <w:r w:rsidR="007E6C2F">
        <w:rPr>
          <w:noProof/>
          <w:sz w:val="20"/>
          <w:szCs w:val="20"/>
        </w:rPr>
        <w:fldChar w:fldCharType="end"/>
      </w:r>
      <w:r w:rsidR="002D52FB" w:rsidRPr="002D52FB">
        <w:rPr>
          <w:sz w:val="20"/>
          <w:szCs w:val="20"/>
        </w:rPr>
        <w:t xml:space="preserve">, </w:t>
      </w:r>
      <w:r w:rsidR="00E207E2">
        <w:rPr>
          <w:sz w:val="20"/>
          <w:szCs w:val="20"/>
        </w:rPr>
        <w:t xml:space="preserve">As the GP is a multivariate Gaussian distribution over the function </w:t>
      </w:r>
      <m:oMath>
        <m:r>
          <m:rPr>
            <m:sty m:val="p"/>
          </m:rPr>
          <w:rPr>
            <w:rFonts w:ascii="Cambria Math" w:hAnsi="Cambria Math"/>
            <w:sz w:val="20"/>
            <w:szCs w:val="20"/>
          </w:rPr>
          <m:t>f</m:t>
        </m:r>
        <m:d>
          <m:dPr>
            <m:ctrlPr>
              <w:ins w:id="61" w:author="Max Ferguson [2]" w:date="2016-07-01T14:07:00Z">
                <w:rPr>
                  <w:rFonts w:ascii="Cambria Math" w:hAnsi="Cambria Math"/>
                  <w:sz w:val="20"/>
                  <w:szCs w:val="20"/>
                </w:rPr>
              </w:ins>
            </m:ctrlPr>
          </m:dPr>
          <m:e>
            <m:r>
              <m:rPr>
                <m:sty m:val="p"/>
              </m:rPr>
              <w:rPr>
                <w:rFonts w:ascii="Cambria Math" w:hAnsi="Cambria Math"/>
                <w:sz w:val="20"/>
                <w:szCs w:val="20"/>
              </w:rPr>
              <m:t>⋅</m:t>
            </m:r>
          </m:e>
        </m:d>
      </m:oMath>
      <w:r w:rsidR="00E207E2">
        <w:rPr>
          <w:sz w:val="20"/>
          <w:szCs w:val="20"/>
        </w:rPr>
        <w:t xml:space="preserve">, it </w:t>
      </w:r>
      <w:r w:rsidR="00993F6D">
        <w:rPr>
          <w:sz w:val="20"/>
          <w:szCs w:val="20"/>
        </w:rPr>
        <w:t xml:space="preserve">can be fully specified by its mean function </w:t>
      </w:r>
      <m:oMath>
        <m:r>
          <m:rPr>
            <m:sty m:val="p"/>
          </m:rPr>
          <w:rPr>
            <w:rFonts w:ascii="Cambria Math" w:hAnsi="Cambria Math"/>
            <w:sz w:val="20"/>
            <w:szCs w:val="20"/>
          </w:rPr>
          <m:t>m(⋅)</m:t>
        </m:r>
      </m:oMath>
      <w:r w:rsidR="00993F6D">
        <w:rPr>
          <w:sz w:val="20"/>
          <w:szCs w:val="20"/>
        </w:rPr>
        <w:t xml:space="preserve"> and covariance function </w:t>
      </w:r>
      <m:oMath>
        <m:r>
          <m:rPr>
            <m:sty m:val="p"/>
          </m:rPr>
          <w:rPr>
            <w:rFonts w:ascii="Cambria Math" w:hAnsi="Cambria Math"/>
            <w:sz w:val="20"/>
            <w:szCs w:val="20"/>
          </w:rPr>
          <m:t xml:space="preserve">k(⋅,⋅). </m:t>
        </m:r>
      </m:oMath>
      <w:r w:rsidR="00993F6D">
        <w:rPr>
          <w:sz w:val="20"/>
          <w:szCs w:val="20"/>
        </w:rPr>
        <w:t xml:space="preserve">In a GP, </w:t>
      </w:r>
      <m:oMath>
        <m:r>
          <m:rPr>
            <m:sty m:val="p"/>
          </m:rPr>
          <w:rPr>
            <w:rFonts w:ascii="Cambria Math" w:hAnsi="Cambria Math"/>
            <w:sz w:val="20"/>
            <w:szCs w:val="20"/>
          </w:rPr>
          <m:t>m(⋅)</m:t>
        </m:r>
      </m:oMath>
      <w:r w:rsidR="00993F6D">
        <w:rPr>
          <w:sz w:val="20"/>
          <w:szCs w:val="20"/>
        </w:rPr>
        <w:t xml:space="preserve"> and </w:t>
      </w:r>
      <m:oMath>
        <m:r>
          <m:rPr>
            <m:sty m:val="p"/>
          </m:rPr>
          <w:rPr>
            <w:rFonts w:ascii="Cambria Math" w:hAnsi="Cambria Math"/>
            <w:sz w:val="20"/>
            <w:szCs w:val="20"/>
          </w:rPr>
          <m:t>k(⋅,⋅)</m:t>
        </m:r>
      </m:oMath>
      <w:r w:rsidR="001E073C">
        <w:rPr>
          <w:sz w:val="20"/>
          <w:szCs w:val="20"/>
        </w:rPr>
        <w:t xml:space="preserve"> are not constant parameters but functions incorporating prior knowledge about the unknown function </w:t>
      </w:r>
      <m:oMath>
        <m:r>
          <w:rPr>
            <w:rFonts w:ascii="Cambria Math" w:hAnsi="Cambria Math"/>
            <w:sz w:val="20"/>
            <w:szCs w:val="20"/>
          </w:rPr>
          <m:t>f(x)</m:t>
        </m:r>
      </m:oMath>
      <w:r w:rsidR="00CC76AB">
        <w:rPr>
          <w:sz w:val="20"/>
          <w:szCs w:val="20"/>
        </w:rPr>
        <w:t xml:space="preserve"> </w:t>
      </w:r>
      <w:sdt>
        <w:sdtPr>
          <w:rPr>
            <w:sz w:val="20"/>
            <w:szCs w:val="20"/>
          </w:rPr>
          <w:id w:val="290101641"/>
          <w:citation/>
        </w:sdtPr>
        <w:sdtContent>
          <w:r w:rsidR="00CC76AB">
            <w:rPr>
              <w:sz w:val="20"/>
              <w:szCs w:val="20"/>
            </w:rPr>
            <w:fldChar w:fldCharType="begin"/>
          </w:r>
          <w:r w:rsidR="00CC76AB">
            <w:rPr>
              <w:sz w:val="20"/>
              <w:szCs w:val="20"/>
            </w:rPr>
            <w:instrText xml:space="preserve"> CITATION CRa06 \l 1033 </w:instrText>
          </w:r>
          <w:r w:rsidR="00CC76AB">
            <w:rPr>
              <w:sz w:val="20"/>
              <w:szCs w:val="20"/>
            </w:rPr>
            <w:fldChar w:fldCharType="separate"/>
          </w:r>
          <w:r w:rsidR="007C3925" w:rsidRPr="007C3925">
            <w:rPr>
              <w:noProof/>
              <w:sz w:val="20"/>
              <w:szCs w:val="20"/>
            </w:rPr>
            <w:t>[1]</w:t>
          </w:r>
          <w:r w:rsidR="00CC76AB">
            <w:rPr>
              <w:sz w:val="20"/>
              <w:szCs w:val="20"/>
            </w:rPr>
            <w:fldChar w:fldCharType="end"/>
          </w:r>
        </w:sdtContent>
      </w:sdt>
      <w:r w:rsidR="00EB089D">
        <w:rPr>
          <w:sz w:val="20"/>
          <w:szCs w:val="20"/>
        </w:rPr>
        <w:t>.</w:t>
      </w:r>
      <w:r w:rsidR="001E073C">
        <w:rPr>
          <w:sz w:val="20"/>
          <w:szCs w:val="20"/>
        </w:rPr>
        <w:t xml:space="preserve"> </w:t>
      </w:r>
    </w:p>
    <w:tbl>
      <w:tblPr>
        <w:tblW w:w="5000" w:type="pct"/>
        <w:tblLayout w:type="fixed"/>
        <w:tblLook w:val="04A0" w:firstRow="1" w:lastRow="0" w:firstColumn="1" w:lastColumn="0" w:noHBand="0" w:noVBand="1"/>
      </w:tblPr>
      <w:tblGrid>
        <w:gridCol w:w="8096"/>
        <w:gridCol w:w="544"/>
      </w:tblGrid>
      <w:tr w:rsidR="000229F1" w:rsidRPr="000229F1" w14:paraId="6E260E81" w14:textId="77777777" w:rsidTr="00C940D0">
        <w:trPr>
          <w:trHeight w:val="670"/>
        </w:trPr>
        <w:tc>
          <w:tcPr>
            <w:tcW w:w="4685" w:type="pct"/>
            <w:vAlign w:val="center"/>
          </w:tcPr>
          <w:p w14:paraId="44A249D0" w14:textId="77777777" w:rsidR="000229F1" w:rsidRPr="000229F1" w:rsidRDefault="000229F1" w:rsidP="00C940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w:rPr>
                    <w:rFonts w:ascii="Cambria Math" w:hAnsi="Cambria Math"/>
                    <w:sz w:val="20"/>
                    <w:szCs w:val="20"/>
                  </w:rPr>
                  <m:t>p(</m:t>
                </m:r>
                <m:sSup>
                  <m:sSupPr>
                    <m:ctrlPr>
                      <w:ins w:id="62"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1:n</m:t>
                    </m:r>
                  </m:sup>
                </m:sSup>
                <m:r>
                  <m:rPr>
                    <m:sty m:val="bi"/>
                  </m:rPr>
                  <w:rPr>
                    <w:rFonts w:ascii="Cambria Math" w:hAnsi="Cambria Math"/>
                    <w:sz w:val="20"/>
                    <w:szCs w:val="20"/>
                  </w:rPr>
                  <m:t>)</m:t>
                </m:r>
                <m:r>
                  <w:rPr>
                    <w:rFonts w:ascii="Cambria Math" w:hAnsi="Cambria Math"/>
                    <w:sz w:val="20"/>
                    <w:szCs w:val="20"/>
                  </w:rPr>
                  <m:t>=GP</m:t>
                </m:r>
                <m:d>
                  <m:dPr>
                    <m:ctrlPr>
                      <w:ins w:id="63" w:author="Max Ferguson [2]" w:date="2016-07-01T14:07:00Z">
                        <w:rPr>
                          <w:rFonts w:ascii="Cambria Math" w:hAnsi="Cambria Math"/>
                          <w:i/>
                          <w:sz w:val="20"/>
                          <w:szCs w:val="20"/>
                        </w:rPr>
                      </w:ins>
                    </m:ctrlPr>
                  </m:dPr>
                  <m:e>
                    <m:r>
                      <w:rPr>
                        <w:rFonts w:ascii="Cambria Math" w:hAnsi="Cambria Math"/>
                        <w:sz w:val="20"/>
                        <w:szCs w:val="20"/>
                      </w:rPr>
                      <m:t>m</m:t>
                    </m:r>
                    <m:d>
                      <m:dPr>
                        <m:ctrlPr>
                          <w:ins w:id="64"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,k</m:t>
                    </m:r>
                    <m:d>
                      <m:dPr>
                        <m:ctrlPr>
                          <w:ins w:id="65" w:author="Max Ferguson [2]" w:date="2016-07-01T14:07:00Z">
                            <w:rPr>
                              <w:rFonts w:ascii="Cambria Math" w:hAnsi="Cambria Math"/>
                              <w:i/>
                              <w:sz w:val="20"/>
                              <w:szCs w:val="20"/>
                            </w:rPr>
                          </w:ins>
                        </m:ctrlPr>
                      </m:dPr>
                      <m:e>
                        <m:r>
                          <w:rPr>
                            <w:rFonts w:ascii="Cambria Math" w:hAnsi="Cambria Math"/>
                            <w:sz w:val="20"/>
                            <w:szCs w:val="20"/>
                          </w:rPr>
                          <m:t>∙,∙</m:t>
                        </m:r>
                      </m:e>
                    </m:d>
                  </m:e>
                </m:d>
              </m:oMath>
            </m:oMathPara>
          </w:p>
        </w:tc>
        <w:tc>
          <w:tcPr>
            <w:tcW w:w="315" w:type="pct"/>
            <w:vAlign w:val="center"/>
          </w:tcPr>
          <w:p w14:paraId="20F68CF4" w14:textId="77777777" w:rsidR="000229F1" w:rsidRPr="000229F1" w:rsidRDefault="000229F1" w:rsidP="00C940D0">
            <w:pPr>
              <w:jc w:val="both"/>
              <w:rPr>
                <w:sz w:val="20"/>
                <w:szCs w:val="20"/>
              </w:rPr>
            </w:pPr>
          </w:p>
          <w:p w14:paraId="2D8A1EB2" w14:textId="77777777" w:rsidR="000229F1" w:rsidRPr="000229F1" w:rsidRDefault="000229F1" w:rsidP="00C940D0">
            <w:pPr>
              <w:jc w:val="right"/>
              <w:rPr>
                <w:sz w:val="20"/>
                <w:szCs w:val="20"/>
              </w:rPr>
            </w:pPr>
            <w:commentRangeStart w:id="66"/>
            <w:r w:rsidRPr="000229F1">
              <w:rPr>
                <w:sz w:val="20"/>
                <w:szCs w:val="20"/>
              </w:rPr>
              <w:t>(1)</w:t>
            </w:r>
            <w:commentRangeEnd w:id="66"/>
            <w:r w:rsidRPr="000229F1">
              <w:rPr>
                <w:rStyle w:val="CommentReference"/>
              </w:rPr>
              <w:commentReference w:id="66"/>
            </w:r>
          </w:p>
          <w:p w14:paraId="26C85308" w14:textId="77777777" w:rsidR="000229F1" w:rsidRPr="000229F1" w:rsidRDefault="000229F1" w:rsidP="00C940D0">
            <w:pPr>
              <w:jc w:val="both"/>
              <w:rPr>
                <w:sz w:val="20"/>
                <w:szCs w:val="20"/>
              </w:rPr>
            </w:pPr>
          </w:p>
        </w:tc>
      </w:tr>
    </w:tbl>
    <w:p w14:paraId="6EE881D1" w14:textId="4C4EA1BC" w:rsidR="001332B7" w:rsidRDefault="001E073C" w:rsidP="007C392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sz w:val="20"/>
          <w:szCs w:val="20"/>
        </w:rPr>
        <w:t xml:space="preserve">The mean function </w:t>
      </w:r>
      <m:oMath>
        <m:r>
          <w:rPr>
            <w:rFonts w:ascii="Cambria Math" w:hAnsi="Cambria Math"/>
            <w:sz w:val="20"/>
            <w:szCs w:val="20"/>
          </w:rPr>
          <m:t>m</m:t>
        </m:r>
        <m:d>
          <m:dPr>
            <m:ctrlPr>
              <w:ins w:id="67"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w:t>
      </w:r>
      <w:r>
        <w:rPr>
          <w:sz w:val="20"/>
          <w:szCs w:val="20"/>
        </w:rPr>
        <w:t>captures</w:t>
      </w:r>
      <w:r w:rsidRPr="000229F1">
        <w:rPr>
          <w:sz w:val="20"/>
          <w:szCs w:val="20"/>
        </w:rPr>
        <w:t xml:space="preserve"> the overall trend in the target function value, and </w:t>
      </w:r>
      <m:oMath>
        <m:r>
          <w:rPr>
            <w:rFonts w:ascii="Cambria Math" w:hAnsi="Cambria Math"/>
            <w:sz w:val="20"/>
            <w:szCs w:val="20"/>
          </w:rPr>
          <m:t>k</m:t>
        </m:r>
        <m:d>
          <m:dPr>
            <m:ctrlPr>
              <w:ins w:id="68"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is used to approximate the covariance</w:t>
      </w:r>
      <w:r>
        <w:rPr>
          <w:sz w:val="20"/>
          <w:szCs w:val="20"/>
        </w:rPr>
        <w:t xml:space="preserve"> by </w:t>
      </w:r>
      <w:r>
        <w:rPr>
          <w:rFonts w:eastAsia="Times New Roman"/>
          <w:sz w:val="20"/>
          <w:szCs w:val="20"/>
        </w:rPr>
        <w:t>representing</w:t>
      </w:r>
      <w:r w:rsidRPr="001E073C">
        <w:rPr>
          <w:rFonts w:eastAsia="Times New Roman"/>
          <w:sz w:val="20"/>
          <w:szCs w:val="20"/>
        </w:rPr>
        <w:t xml:space="preserve"> the similarity between the data points</w:t>
      </w:r>
      <w:r w:rsidRPr="000229F1">
        <w:rPr>
          <w:sz w:val="20"/>
          <w:szCs w:val="20"/>
        </w:rPr>
        <w:t xml:space="preserve">. </w:t>
      </w:r>
      <w:r w:rsidR="000229F1" w:rsidRPr="000229F1">
        <w:rPr>
          <w:sz w:val="20"/>
          <w:szCs w:val="20"/>
        </w:rPr>
        <w:t>In GPR</w:t>
      </w:r>
      <w:r>
        <w:rPr>
          <w:sz w:val="20"/>
          <w:szCs w:val="20"/>
        </w:rPr>
        <w:t xml:space="preserve">, </w:t>
      </w:r>
      <m:oMath>
        <m:r>
          <w:rPr>
            <w:rFonts w:ascii="Cambria Math" w:hAnsi="Cambria Math"/>
            <w:sz w:val="20"/>
            <w:szCs w:val="20"/>
          </w:rPr>
          <m:t>m(⋅)</m:t>
        </m:r>
      </m:oMath>
      <w:r>
        <w:rPr>
          <w:sz w:val="20"/>
          <w:szCs w:val="20"/>
        </w:rPr>
        <w:t xml:space="preserve"> is ofte</w:t>
      </w:r>
      <w:r w:rsidR="002D52FB">
        <w:rPr>
          <w:sz w:val="20"/>
          <w:szCs w:val="20"/>
        </w:rPr>
        <w:t>n chosen to be a zero function</w:t>
      </w:r>
      <w:r w:rsidR="007E6C2F">
        <w:rPr>
          <w:noProof/>
          <w:sz w:val="20"/>
          <w:szCs w:val="20"/>
        </w:rPr>
        <w:t xml:space="preserve"> </w:t>
      </w:r>
      <w:r w:rsidR="007E6C2F">
        <w:rPr>
          <w:noProof/>
          <w:sz w:val="20"/>
          <w:szCs w:val="20"/>
        </w:rPr>
        <w:fldChar w:fldCharType="begin"/>
      </w:r>
      <w:r w:rsidR="007E6C2F">
        <w:rPr>
          <w:noProof/>
          <w:sz w:val="20"/>
          <w:szCs w:val="20"/>
        </w:rPr>
        <w:instrText xml:space="preserve"> ADDIN ZOTERO_ITEM CSL_CITATION {"citationID":"244ep8g173","properties":{"formattedCitation":"[13]","plainCitation":"[13]"},"citationItems":[{"id":27,"uris":["http://zotero.org/users/local/549H0eaJ/items/HUZ7XBBN"],"uri":["http://zotero.org/users/local/549H0eaJ/items/HUZ7XBBN"],"itemData":{"id":27,"type":"article-journal","title":"Regression and classification using Gaussian process priors","container-title":"Bayesian statistics","page":"475","volume":"6","author":[{"family":"Bernardo","given":"J"},{"family":"Berger","given":"J"},{"family":"Dawid","given":"A"},{"family":"Smith","given":"A"},{"literal":"others"}],"issued":{"date-parts":[["1998"]]}}}],"schema":"https://github.com/citation-style-language/schema/raw/master/csl-citation.json"} </w:instrText>
      </w:r>
      <w:r w:rsidR="007E6C2F">
        <w:rPr>
          <w:noProof/>
          <w:sz w:val="20"/>
          <w:szCs w:val="20"/>
        </w:rPr>
        <w:fldChar w:fldCharType="separate"/>
      </w:r>
      <w:r w:rsidR="007E6C2F">
        <w:rPr>
          <w:noProof/>
          <w:sz w:val="20"/>
          <w:szCs w:val="20"/>
        </w:rPr>
        <w:t>[13]</w:t>
      </w:r>
      <w:r w:rsidR="007E6C2F">
        <w:rPr>
          <w:noProof/>
          <w:sz w:val="20"/>
          <w:szCs w:val="20"/>
        </w:rPr>
        <w:fldChar w:fldCharType="end"/>
      </w:r>
      <w:r>
        <w:rPr>
          <w:sz w:val="20"/>
          <w:szCs w:val="20"/>
        </w:rPr>
        <w:t xml:space="preserve">. In this case </w:t>
      </w:r>
      <w:r w:rsidR="000229F1" w:rsidRPr="000229F1">
        <w:rPr>
          <w:sz w:val="20"/>
          <w:szCs w:val="20"/>
        </w:rPr>
        <w:t>the</w:t>
      </w:r>
      <w:r>
        <w:rPr>
          <w:sz w:val="20"/>
          <w:szCs w:val="20"/>
        </w:rPr>
        <w:t xml:space="preserve"> target function is fully described by the</w:t>
      </w:r>
      <w:r w:rsidR="000229F1" w:rsidRPr="000229F1">
        <w:rPr>
          <w:sz w:val="20"/>
          <w:szCs w:val="20"/>
        </w:rPr>
        <w:t xml:space="preserve"> </w:t>
      </w:r>
      <w:r>
        <w:rPr>
          <w:sz w:val="20"/>
          <w:szCs w:val="20"/>
        </w:rPr>
        <w:t>c</w:t>
      </w:r>
      <w:r w:rsidR="000229F1" w:rsidRPr="000229F1">
        <w:rPr>
          <w:sz w:val="20"/>
          <w:szCs w:val="20"/>
        </w:rPr>
        <w:t>ovariance</w:t>
      </w:r>
      <w:r>
        <w:rPr>
          <w:sz w:val="20"/>
          <w:szCs w:val="20"/>
        </w:rPr>
        <w:t xml:space="preserve"> kernel function </w:t>
      </w:r>
      <m:oMath>
        <m:r>
          <w:rPr>
            <w:rFonts w:ascii="Cambria Math" w:hAnsi="Cambria Math"/>
            <w:sz w:val="20"/>
            <w:szCs w:val="20"/>
          </w:rPr>
          <m:t>k</m:t>
        </m:r>
        <m:d>
          <m:dPr>
            <m:ctrlPr>
              <w:ins w:id="69"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m:t>
        </m:r>
      </m:oMath>
      <w:r w:rsidR="000229F1" w:rsidRPr="000229F1">
        <w:rPr>
          <w:sz w:val="20"/>
          <w:szCs w:val="20"/>
        </w:rPr>
        <w:t xml:space="preserve"> </w:t>
      </w:r>
      <w:r>
        <w:rPr>
          <w:sz w:val="20"/>
          <w:szCs w:val="20"/>
        </w:rPr>
        <w:t>T</w:t>
      </w:r>
      <w:r w:rsidR="000229F1" w:rsidRPr="000229F1">
        <w:rPr>
          <w:sz w:val="20"/>
          <w:szCs w:val="20"/>
        </w:rPr>
        <w:t xml:space="preserve">he type of kernel function </w:t>
      </w:r>
      <m:oMath>
        <m:r>
          <w:rPr>
            <w:rFonts w:ascii="Cambria Math" w:hAnsi="Cambria Math"/>
            <w:sz w:val="20"/>
            <w:szCs w:val="20"/>
          </w:rPr>
          <m:t>k(</m:t>
        </m:r>
        <w:proofErr w:type="gramStart"/>
        <m:r>
          <m:rPr>
            <m:sty m:val="bi"/>
          </m:rPr>
          <w:rPr>
            <w:rFonts w:ascii="Cambria Math" w:hAnsi="Cambria Math"/>
            <w:sz w:val="20"/>
            <w:szCs w:val="20"/>
          </w:rPr>
          <m:t>x</m:t>
        </m:r>
        <m:r>
          <w:rPr>
            <w:rFonts w:ascii="Cambria Math" w:hAnsi="Cambria Math"/>
            <w:sz w:val="20"/>
            <w:szCs w:val="20"/>
          </w:rPr>
          <m:t>,</m:t>
        </m:r>
        <m:r>
          <m:rPr>
            <m:sty m:val="bi"/>
          </m:rPr>
          <w:rPr>
            <w:rFonts w:ascii="Cambria Math" w:hAnsi="Cambria Math"/>
            <w:sz w:val="20"/>
            <w:szCs w:val="20"/>
          </w:rPr>
          <m:t>x</m:t>
        </m:r>
        <w:proofErr w:type="gramEnd"/>
        <m:r>
          <w:rPr>
            <w:rFonts w:ascii="Cambria Math" w:hAnsi="Cambria Math"/>
            <w:sz w:val="20"/>
            <w:szCs w:val="20"/>
          </w:rPr>
          <m:t>')</m:t>
        </m:r>
      </m:oMath>
      <w:r w:rsidR="000229F1" w:rsidRPr="000229F1">
        <w:rPr>
          <w:sz w:val="20"/>
          <w:szCs w:val="20"/>
        </w:rPr>
        <w:t xml:space="preserve"> used to build a GPR model can </w:t>
      </w:r>
      <w:r>
        <w:rPr>
          <w:sz w:val="20"/>
          <w:szCs w:val="20"/>
        </w:rPr>
        <w:t xml:space="preserve">strongly </w:t>
      </w:r>
      <w:r w:rsidR="000229F1" w:rsidRPr="000229F1">
        <w:rPr>
          <w:sz w:val="20"/>
          <w:szCs w:val="20"/>
        </w:rPr>
        <w:t>impact the accuracy of the prediction model</w:t>
      </w:r>
      <w:r w:rsidR="007C3925">
        <w:rPr>
          <w:sz w:val="20"/>
          <w:szCs w:val="20"/>
        </w:rPr>
        <w:t>.</w:t>
      </w:r>
    </w:p>
    <w:p w14:paraId="5A4B267D" w14:textId="77777777" w:rsidR="001026FB"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E47299" w14:textId="77777777" w:rsidR="001026FB" w:rsidRPr="000229F1" w:rsidRDefault="001026FB" w:rsidP="001026FB">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229F1">
        <w:rPr>
          <w:noProof/>
        </w:rPr>
        <w:drawing>
          <wp:inline distT="0" distB="0" distL="0" distR="0" wp14:anchorId="157D70BD" wp14:editId="085ABCF5">
            <wp:extent cx="5193609" cy="26872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Drive/Stanford/CEE%20299%20Indep/NIST%20PMML/GP%20Energy%20Prediction/paper/images/GP%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93609" cy="2687216"/>
                    </a:xfrm>
                    <a:prstGeom prst="rect">
                      <a:avLst/>
                    </a:prstGeom>
                    <a:noFill/>
                    <a:ln>
                      <a:noFill/>
                    </a:ln>
                    <a:extLst>
                      <a:ext uri="{53640926-AAD7-44D8-BBD7-CCE9431645EC}">
                        <a14:shadowObscured xmlns:a14="http://schemas.microsoft.com/office/drawing/2010/main"/>
                      </a:ext>
                    </a:extLst>
                  </pic:spPr>
                </pic:pic>
              </a:graphicData>
            </a:graphic>
          </wp:inline>
        </w:drawing>
      </w:r>
    </w:p>
    <w:p w14:paraId="370D54DD" w14:textId="77777777" w:rsidR="001026FB" w:rsidRPr="000229F1" w:rsidRDefault="001026FB" w:rsidP="001026FB">
      <w:pPr>
        <w:pStyle w:val="Caption"/>
        <w:jc w:val="center"/>
      </w:pPr>
      <w:r w:rsidRPr="000229F1">
        <w:t xml:space="preserve">Figure </w:t>
      </w:r>
      <w:fldSimple w:instr=" SEQ Figure \* ARABIC ">
        <w:r w:rsidR="00F6029D">
          <w:rPr>
            <w:noProof/>
          </w:rPr>
          <w:t>9</w:t>
        </w:r>
      </w:fldSimple>
      <w:r w:rsidRPr="000229F1">
        <w:t>.</w:t>
      </w:r>
      <w:r w:rsidRPr="000229F1">
        <w:rPr>
          <w:rFonts w:cs="Times New Roman"/>
        </w:rPr>
        <w:t xml:space="preserve"> Flowchart showing GPR training and scoring procedure</w:t>
      </w:r>
    </w:p>
    <w:p w14:paraId="153FFBFB" w14:textId="77777777" w:rsidR="007C3925" w:rsidRDefault="007C3925">
      <w:pPr>
        <w:rPr>
          <w:b/>
          <w:sz w:val="20"/>
          <w:szCs w:val="20"/>
        </w:rPr>
      </w:pPr>
      <w:r>
        <w:rPr>
          <w:b/>
          <w:sz w:val="20"/>
          <w:szCs w:val="20"/>
        </w:rPr>
        <w:br w:type="page"/>
      </w:r>
    </w:p>
    <w:p w14:paraId="6C369A6E" w14:textId="560B942A" w:rsidR="007260D5"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lastRenderedPageBreak/>
        <w:t>5.</w:t>
      </w:r>
      <w:r w:rsidR="001026FB">
        <w:rPr>
          <w:b/>
          <w:sz w:val="20"/>
          <w:szCs w:val="20"/>
        </w:rPr>
        <w:t>2</w:t>
      </w:r>
      <w:r>
        <w:rPr>
          <w:b/>
          <w:sz w:val="20"/>
          <w:szCs w:val="20"/>
        </w:rPr>
        <w:t xml:space="preserve"> Tool Condition Model</w:t>
      </w:r>
    </w:p>
    <w:p w14:paraId="7FEAA836" w14:textId="77777777" w:rsidR="007260D5"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B31E197" w14:textId="77777777" w:rsidR="00581CB7"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7260D5">
        <w:rPr>
          <w:sz w:val="20"/>
          <w:szCs w:val="20"/>
        </w:rPr>
        <w:t>I</w:t>
      </w:r>
      <w:r>
        <w:rPr>
          <w:sz w:val="20"/>
          <w:szCs w:val="20"/>
        </w:rPr>
        <w:t xml:space="preserve">n this section we use GPR to develop a model to predict the condition of a milling machine tool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q</m:t>
            </m:r>
          </m:sub>
        </m:sSub>
      </m:oMath>
      <w:r>
        <w:rPr>
          <w:sz w:val="20"/>
          <w:szCs w:val="20"/>
        </w:rPr>
        <w:t xml:space="preserve">, whilst the machine is performing some action </w:t>
      </w:r>
      <w:r w:rsidRPr="007260D5">
        <w:rPr>
          <w:i/>
          <w:sz w:val="20"/>
          <w:szCs w:val="20"/>
        </w:rPr>
        <w:t>q</w:t>
      </w:r>
      <w:r>
        <w:rPr>
          <w:i/>
          <w:sz w:val="20"/>
          <w:szCs w:val="20"/>
        </w:rPr>
        <w:t>.</w:t>
      </w:r>
      <w:r w:rsidR="00581CB7">
        <w:rPr>
          <w:sz w:val="20"/>
          <w:szCs w:val="20"/>
        </w:rPr>
        <w:t xml:space="preserve"> We attempt to learn the unknown function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+ϵ</m:t>
        </m:r>
      </m:oMath>
      <w:r w:rsidR="00581CB7">
        <w:rPr>
          <w:sz w:val="20"/>
          <w:szCs w:val="20"/>
        </w:rPr>
        <w:t xml:space="preserve"> by incorporating prior knowledge captured in historical data. Suppose the current data set is denoted by </w:t>
      </w:r>
      <m:oMath>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i</m:t>
            </m:r>
          </m:sup>
        </m:sSup>
        <m:r>
          <w:rPr>
            <w:rFonts w:ascii="Cambria Math" w:hAnsi="Cambria Math"/>
            <w:sz w:val="20"/>
            <w:szCs w:val="20"/>
          </w:rPr>
          <m:t>)|i=1,…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r>
          <w:rPr>
            <w:rFonts w:ascii="Cambria Math" w:hAnsi="Cambria Math"/>
            <w:sz w:val="20"/>
            <w:szCs w:val="20"/>
          </w:rPr>
          <m:t>}</m:t>
        </m:r>
      </m:oMath>
      <w:r w:rsidR="00581CB7">
        <w:rPr>
          <w:sz w:val="20"/>
          <w:szCs w:val="20"/>
        </w:rPr>
        <w:t xml:space="preserve">. The measured output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i/>
                <w:sz w:val="20"/>
                <w:szCs w:val="20"/>
              </w:rPr>
            </m:ctrlPr>
          </m:dPr>
          <m:e>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ϵ</m:t>
            </m:r>
          </m:e>
          <m:sup>
            <m:r>
              <w:rPr>
                <w:rFonts w:ascii="Cambria Math" w:hAnsi="Cambria Math"/>
                <w:sz w:val="20"/>
                <w:szCs w:val="20"/>
              </w:rPr>
              <m:t>new</m:t>
            </m:r>
          </m:sup>
        </m:sSup>
      </m:oMath>
      <w:r w:rsidR="00581CB7">
        <w:rPr>
          <w:sz w:val="20"/>
          <w:szCs w:val="20"/>
        </w:rPr>
        <w:t xml:space="preserve"> corresponding to the new inputs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oMath>
      <w:r w:rsidR="00581CB7">
        <w:rPr>
          <w:sz w:val="20"/>
          <w:szCs w:val="20"/>
        </w:rPr>
        <w:t xml:space="preserve"> and the historical outputs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r>
          <w:rPr>
            <w:rFonts w:ascii="Cambria Math" w:hAnsi="Cambria Math"/>
            <w:sz w:val="20"/>
            <w:szCs w:val="20"/>
          </w:rPr>
          <m:t>=</m:t>
        </m:r>
        <m:sSup>
          <m:sSupPr>
            <m:ctrlPr>
              <w:rPr>
                <w:rFonts w:ascii="Cambria Math" w:hAnsi="Cambria Math"/>
                <w:i/>
                <w:sz w:val="20"/>
                <w:szCs w:val="20"/>
              </w:rPr>
            </m:ctrlPr>
          </m:sSupPr>
          <m:e>
            <m:d>
              <m:dPr>
                <m:begChr m:val="{"/>
                <m:endChr m:val="}"/>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1</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e>
            </m:d>
          </m:e>
          <m:sup>
            <m:r>
              <w:rPr>
                <w:rFonts w:ascii="Cambria Math" w:hAnsi="Cambria Math"/>
                <w:sz w:val="20"/>
                <w:szCs w:val="20"/>
              </w:rPr>
              <m:t>T</m:t>
            </m:r>
          </m:sup>
        </m:sSup>
      </m:oMath>
      <w:r w:rsidR="00581CB7">
        <w:rPr>
          <w:sz w:val="20"/>
          <w:szCs w:val="20"/>
        </w:rPr>
        <w:t xml:space="preserve"> in the training data set, follow a multivariate Gaussian distribution:</w:t>
      </w:r>
    </w:p>
    <w:p w14:paraId="2EF082D1" w14:textId="77777777" w:rsidR="00581CB7" w:rsidRDefault="00581C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581CB7" w:rsidRPr="000229F1" w14:paraId="2B68518C" w14:textId="77777777" w:rsidTr="00581CB7">
        <w:trPr>
          <w:trHeight w:val="648"/>
        </w:trPr>
        <w:tc>
          <w:tcPr>
            <w:tcW w:w="4649" w:type="pct"/>
            <w:vAlign w:val="center"/>
          </w:tcPr>
          <w:p w14:paraId="184123F4" w14:textId="016DBAEC" w:rsidR="00581CB7" w:rsidRPr="000229F1" w:rsidRDefault="00581CB7" w:rsidP="00581C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m:rPr>
                    <m:sty m:val="bi"/>
                  </m:rPr>
                  <w:rPr>
                    <w:rFonts w:ascii="Cambria Math" w:hAnsi="Cambria Math"/>
                    <w:sz w:val="20"/>
                    <w:szCs w:val="20"/>
                  </w:rPr>
                  <m:t xml:space="preserve">                    </m:t>
                </m:r>
                <m:d>
                  <m:dPr>
                    <m:begChr m:val="["/>
                    <m:endChr m:val="]"/>
                    <m:ctrlPr>
                      <w:ins w:id="70" w:author="Max Ferguson [2]" w:date="2016-07-01T14:07:00Z">
                        <w:rPr>
                          <w:rFonts w:ascii="Cambria Math" w:hAnsi="Cambria Math"/>
                          <w:i/>
                          <w:sz w:val="20"/>
                          <w:szCs w:val="20"/>
                        </w:rPr>
                      </w:ins>
                    </m:ctrlPr>
                  </m:dPr>
                  <m:e>
                    <m:eqArr>
                      <m:eqArrPr>
                        <m:ctrlPr>
                          <w:ins w:id="71" w:author="Max Ferguson [2]" w:date="2016-07-01T14:07:00Z">
                            <w:rPr>
                              <w:rFonts w:ascii="Cambria Math" w:hAnsi="Cambria Math"/>
                              <w:i/>
                              <w:sz w:val="20"/>
                              <w:szCs w:val="20"/>
                            </w:rPr>
                          </w:ins>
                        </m:ctrlPr>
                      </m:eqArrPr>
                      <m:e>
                        <m:sSup>
                          <m:sSupPr>
                            <m:ctrlPr>
                              <w:ins w:id="72" w:author="Max Ferguson [2]" w:date="2016-07-01T14:07:00Z">
                                <w:rPr>
                                  <w:rFonts w:ascii="Cambria Math" w:hAnsi="Cambria Math"/>
                                  <w:i/>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e>
                        <m:sSup>
                          <m:sSupPr>
                            <m:ctrlPr>
                              <w:ins w:id="73"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new</m:t>
                            </m:r>
                          </m:sup>
                        </m:sSup>
                      </m:e>
                    </m:eqArr>
                  </m:e>
                </m:d>
                <m:r>
                  <w:rPr>
                    <w:rFonts w:ascii="Cambria Math" w:hAnsi="Cambria Math"/>
                    <w:sz w:val="20"/>
                    <w:szCs w:val="20"/>
                  </w:rPr>
                  <m:t>~N</m:t>
                </m:r>
                <m:d>
                  <m:dPr>
                    <m:ctrlPr>
                      <w:ins w:id="74" w:author="Max Ferguson [2]" w:date="2016-07-01T14:07:00Z">
                        <w:rPr>
                          <w:rFonts w:ascii="Cambria Math" w:hAnsi="Cambria Math"/>
                          <w:i/>
                          <w:sz w:val="20"/>
                          <w:szCs w:val="20"/>
                        </w:rPr>
                      </w:ins>
                    </m:ctrlPr>
                  </m:dPr>
                  <m:e>
                    <m:r>
                      <m:rPr>
                        <m:sty m:val="bi"/>
                      </m:rPr>
                      <w:rPr>
                        <w:rFonts w:ascii="Cambria Math" w:hAnsi="Cambria Math"/>
                        <w:sz w:val="20"/>
                        <w:szCs w:val="20"/>
                      </w:rPr>
                      <m:t>0</m:t>
                    </m:r>
                    <m:r>
                      <w:rPr>
                        <w:rFonts w:ascii="Cambria Math" w:hAnsi="Cambria Math"/>
                        <w:sz w:val="20"/>
                        <w:szCs w:val="20"/>
                      </w:rPr>
                      <m:t>,</m:t>
                    </m:r>
                    <m:d>
                      <m:dPr>
                        <m:begChr m:val="["/>
                        <m:endChr m:val="]"/>
                        <m:ctrlPr>
                          <w:ins w:id="75" w:author="Max Ferguson [2]" w:date="2016-07-01T14:07:00Z">
                            <w:rPr>
                              <w:rFonts w:ascii="Cambria Math" w:hAnsi="Cambria Math"/>
                              <w:i/>
                              <w:sz w:val="20"/>
                              <w:szCs w:val="20"/>
                            </w:rPr>
                          </w:ins>
                        </m:ctrlPr>
                      </m:dPr>
                      <m:e>
                        <m:m>
                          <m:mPr>
                            <m:mcs>
                              <m:mc>
                                <m:mcPr>
                                  <m:count m:val="2"/>
                                  <m:mcJc m:val="center"/>
                                </m:mcPr>
                              </m:mc>
                            </m:mcs>
                            <m:ctrlPr>
                              <w:ins w:id="76" w:author="Max Ferguson [2]" w:date="2016-07-01T14:07:00Z">
                                <w:rPr>
                                  <w:rFonts w:ascii="Cambria Math" w:hAnsi="Cambria Math"/>
                                  <w:i/>
                                  <w:sz w:val="20"/>
                                  <w:szCs w:val="20"/>
                                </w:rPr>
                              </w:ins>
                            </m:ctrlPr>
                          </m:mPr>
                          <m:mr>
                            <m:e>
                              <m:r>
                                <m:rPr>
                                  <m:sty m:val="b"/>
                                </m:rPr>
                                <w:rPr>
                                  <w:rFonts w:ascii="Cambria Math" w:hAnsi="Cambria Math"/>
                                  <w:sz w:val="20"/>
                                  <w:szCs w:val="20"/>
                                </w:rPr>
                                <m:t>K</m:t>
                              </m:r>
                            </m:e>
                            <m:e>
                              <m:r>
                                <m:rPr>
                                  <m:sty m:val="bi"/>
                                </m:rPr>
                                <w:rPr>
                                  <w:rFonts w:ascii="Cambria Math" w:hAnsi="Cambria Math"/>
                                  <w:sz w:val="20"/>
                                  <w:szCs w:val="20"/>
                                </w:rPr>
                                <m:t>k</m:t>
                              </m:r>
                            </m:e>
                          </m:mr>
                          <m:mr>
                            <m:e>
                              <m:sSup>
                                <m:sSupPr>
                                  <m:ctrlPr>
                                    <w:ins w:id="77" w:author="Max Ferguson [2]" w:date="2016-07-01T14:07:00Z">
                                      <w:rPr>
                                        <w:rFonts w:ascii="Cambria Math" w:hAnsi="Cambria Math"/>
                                        <w:i/>
                                        <w:sz w:val="20"/>
                                        <w:szCs w:val="20"/>
                                      </w:rPr>
                                    </w:ins>
                                  </m:ctrlPr>
                                </m:sSupPr>
                                <m:e>
                                  <m:r>
                                    <m:rPr>
                                      <m:sty m:val="bi"/>
                                    </m:rPr>
                                    <w:rPr>
                                      <w:rFonts w:ascii="Cambria Math" w:hAnsi="Cambria Math"/>
                                      <w:sz w:val="20"/>
                                      <w:szCs w:val="20"/>
                                    </w:rPr>
                                    <m:t>k</m:t>
                                  </m:r>
                                </m:e>
                                <m:sup>
                                  <m:r>
                                    <w:rPr>
                                      <w:rFonts w:ascii="Cambria Math" w:hAnsi="Cambria Math"/>
                                      <w:sz w:val="20"/>
                                      <w:szCs w:val="20"/>
                                    </w:rPr>
                                    <m:t>T</m:t>
                                  </m:r>
                                </m:sup>
                              </m:sSup>
                            </m:e>
                            <m:e>
                              <m:r>
                                <w:rPr>
                                  <w:rFonts w:ascii="Cambria Math" w:hAnsi="Cambria Math"/>
                                  <w:sz w:val="20"/>
                                  <w:szCs w:val="20"/>
                                </w:rPr>
                                <m:t>k(</m:t>
                              </m:r>
                              <m:sSup>
                                <m:sSupPr>
                                  <m:ctrlPr>
                                    <w:ins w:id="78"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ins w:id="79"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e>
                          </m:mr>
                        </m:m>
                      </m:e>
                    </m:d>
                  </m:e>
                </m:d>
              </m:oMath>
            </m:oMathPara>
          </w:p>
        </w:tc>
        <w:tc>
          <w:tcPr>
            <w:tcW w:w="351" w:type="pct"/>
            <w:vAlign w:val="center"/>
          </w:tcPr>
          <w:p w14:paraId="160CF49A" w14:textId="77777777" w:rsidR="00581CB7" w:rsidRPr="000229F1" w:rsidRDefault="00581CB7" w:rsidP="00F2511B">
            <w:pPr>
              <w:jc w:val="both"/>
              <w:rPr>
                <w:sz w:val="20"/>
                <w:szCs w:val="20"/>
              </w:rPr>
            </w:pPr>
          </w:p>
          <w:p w14:paraId="0A106AD3" w14:textId="430D4A93" w:rsidR="00581CB7" w:rsidRPr="000229F1" w:rsidRDefault="00581CB7" w:rsidP="00F2511B">
            <w:pPr>
              <w:jc w:val="right"/>
              <w:rPr>
                <w:sz w:val="20"/>
                <w:szCs w:val="20"/>
              </w:rPr>
            </w:pPr>
            <w:r>
              <w:rPr>
                <w:sz w:val="20"/>
                <w:szCs w:val="20"/>
              </w:rPr>
              <w:t>(</w:t>
            </w:r>
            <w:r w:rsidR="00545EA3">
              <w:rPr>
                <w:sz w:val="20"/>
                <w:szCs w:val="20"/>
              </w:rPr>
              <w:t>3</w:t>
            </w:r>
            <w:r w:rsidRPr="000229F1">
              <w:rPr>
                <w:sz w:val="20"/>
                <w:szCs w:val="20"/>
              </w:rPr>
              <w:t>)</w:t>
            </w:r>
          </w:p>
          <w:p w14:paraId="32DEE0F1" w14:textId="77777777" w:rsidR="00581CB7" w:rsidRPr="000229F1" w:rsidRDefault="00581CB7" w:rsidP="00F2511B">
            <w:pPr>
              <w:jc w:val="both"/>
              <w:rPr>
                <w:sz w:val="20"/>
                <w:szCs w:val="20"/>
              </w:rPr>
            </w:pPr>
          </w:p>
        </w:tc>
      </w:tr>
    </w:tbl>
    <w:p w14:paraId="11D58A1F" w14:textId="77777777" w:rsidR="00545EA3"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74C3B36" w14:textId="3AD7B957" w:rsidR="007260D5" w:rsidRPr="00545EA3" w:rsidRDefault="00581C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m:oMath>
        <m:r>
          <m:rPr>
            <m:sty m:val="b"/>
          </m:rPr>
          <w:rPr>
            <w:rFonts w:ascii="Cambria Math" w:hAnsi="Cambria Math"/>
            <w:sz w:val="20"/>
            <w:szCs w:val="20"/>
          </w:rPr>
          <m:t>K</m:t>
        </m:r>
      </m:oMath>
      <w:r w:rsidRPr="000229F1">
        <w:rPr>
          <w:sz w:val="20"/>
          <w:szCs w:val="20"/>
        </w:rPr>
        <w:t xml:space="preserve"> </w:t>
      </w:r>
      <w:r>
        <w:rPr>
          <w:sz w:val="20"/>
          <w:szCs w:val="20"/>
        </w:rPr>
        <w:t>is the covariance kernel</w:t>
      </w:r>
      <w:r w:rsidRPr="000229F1">
        <w:rPr>
          <w:sz w:val="20"/>
          <w:szCs w:val="20"/>
        </w:rPr>
        <w:t xml:space="preserve"> matrix </w:t>
      </w:r>
      <w:r w:rsidRPr="00E37445">
        <w:rPr>
          <w:sz w:val="20"/>
          <w:szCs w:val="20"/>
        </w:rPr>
        <w:t xml:space="preserve">defined as </w:t>
      </w:r>
      <m:oMath>
        <m:sSub>
          <m:sSubPr>
            <m:ctrlPr>
              <w:ins w:id="80" w:author="Max Ferguson [2]" w:date="2016-07-01T14:07:00Z">
                <w:rPr>
                  <w:rFonts w:ascii="Cambria Math" w:hAnsi="Cambria Math"/>
                  <w:i/>
                  <w:sz w:val="20"/>
                  <w:szCs w:val="20"/>
                </w:rPr>
              </w:ins>
            </m:ctrlPr>
          </m:sSubPr>
          <m:e>
            <m:r>
              <m:rPr>
                <m:sty m:val="b"/>
              </m:rPr>
              <w:rPr>
                <w:rFonts w:ascii="Cambria Math" w:hAnsi="Cambria Math"/>
                <w:sz w:val="20"/>
                <w:szCs w:val="20"/>
              </w:rPr>
              <m:t>K</m:t>
            </m:r>
          </m:e>
          <m:sub>
            <m:r>
              <w:rPr>
                <w:rFonts w:ascii="Cambria Math" w:hAnsi="Cambria Math"/>
                <w:sz w:val="20"/>
                <w:szCs w:val="20"/>
              </w:rPr>
              <m:t>ij</m:t>
            </m:r>
          </m:sub>
        </m:sSub>
        <m:r>
          <w:rPr>
            <w:rFonts w:ascii="Cambria Math" w:hAnsi="Cambria Math"/>
            <w:sz w:val="20"/>
            <w:szCs w:val="20"/>
          </w:rPr>
          <m:t xml:space="preserve"> = k</m:t>
        </m:r>
        <m:d>
          <m:dPr>
            <m:ctrlPr>
              <w:ins w:id="81" w:author="Max Ferguson [2]" w:date="2016-07-01T14:07:00Z">
                <w:rPr>
                  <w:rFonts w:ascii="Cambria Math" w:hAnsi="Cambria Math"/>
                  <w:i/>
                  <w:sz w:val="20"/>
                  <w:szCs w:val="20"/>
                </w:rPr>
              </w:ins>
            </m:ctrlPr>
          </m:dPr>
          <m:e>
            <m:sSup>
              <m:sSupPr>
                <m:ctrlPr>
                  <w:ins w:id="82"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83"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oMath>
      <w:r w:rsidR="00545EA3" w:rsidRPr="000229F1">
        <w:rPr>
          <w:sz w:val="20"/>
          <w:szCs w:val="20"/>
        </w:rPr>
        <w:t xml:space="preserve">. </w:t>
      </w:r>
      <w:r w:rsidR="00545EA3">
        <w:rPr>
          <w:sz w:val="20"/>
          <w:szCs w:val="20"/>
        </w:rPr>
        <w:t xml:space="preserve">In this study the </w:t>
      </w:r>
      <w:r w:rsidR="00545EA3" w:rsidRPr="000229F1">
        <w:rPr>
          <w:sz w:val="20"/>
          <w:szCs w:val="20"/>
        </w:rPr>
        <w:t xml:space="preserve">Automatic Relevance Determination (ARD) squared exponential covariance function </w:t>
      </w:r>
      <w:r w:rsidR="00545EA3">
        <w:rPr>
          <w:sz w:val="20"/>
          <w:szCs w:val="20"/>
        </w:rPr>
        <w:t>was chosen</w:t>
      </w:r>
      <w:r w:rsidR="007E6C2F">
        <w:rPr>
          <w:sz w:val="20"/>
          <w:szCs w:val="20"/>
        </w:rPr>
        <w:t>:</w:t>
      </w:r>
    </w:p>
    <w:p w14:paraId="72012454" w14:textId="77777777" w:rsidR="00545EA3"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 xml:space="preserve"> </w:t>
      </w:r>
    </w:p>
    <w:tbl>
      <w:tblPr>
        <w:tblW w:w="5000" w:type="pct"/>
        <w:tblLayout w:type="fixed"/>
        <w:tblLook w:val="04A0" w:firstRow="1" w:lastRow="0" w:firstColumn="1" w:lastColumn="0" w:noHBand="0" w:noVBand="1"/>
      </w:tblPr>
      <w:tblGrid>
        <w:gridCol w:w="8033"/>
        <w:gridCol w:w="607"/>
      </w:tblGrid>
      <w:tr w:rsidR="00545EA3" w:rsidRPr="000229F1" w14:paraId="42BAC2F2" w14:textId="77777777" w:rsidTr="00F2511B">
        <w:tc>
          <w:tcPr>
            <w:tcW w:w="4649" w:type="pct"/>
            <w:vAlign w:val="center"/>
          </w:tcPr>
          <w:p w14:paraId="30DB991C" w14:textId="0045160E" w:rsidR="00545EA3" w:rsidRPr="009509D2"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m:oMathPara>
              <m:oMath>
                <m:r>
                  <w:rPr>
                    <w:rFonts w:ascii="Cambria Math" w:hAnsi="Cambria Math"/>
                    <w:sz w:val="20"/>
                    <w:szCs w:val="20"/>
                  </w:rPr>
                  <m:t>k</m:t>
                </m:r>
                <m:d>
                  <m:dPr>
                    <m:ctrlPr>
                      <w:ins w:id="84" w:author="Max Ferguson [2]" w:date="2016-07-01T14:07:00Z">
                        <w:rPr>
                          <w:rFonts w:ascii="Cambria Math" w:hAnsi="Cambria Math"/>
                          <w:i/>
                          <w:sz w:val="20"/>
                          <w:szCs w:val="20"/>
                        </w:rPr>
                      </w:ins>
                    </m:ctrlPr>
                  </m:dPr>
                  <m:e>
                    <m:sSup>
                      <m:sSupPr>
                        <m:ctrlPr>
                          <w:ins w:id="85"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86"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87" w:author="Max Ferguson [2]" w:date="2016-07-01T14:07:00Z">
                        <w:rPr>
                          <w:rFonts w:ascii="Cambria Math" w:hAnsi="Cambria Math"/>
                          <w:sz w:val="20"/>
                          <w:szCs w:val="20"/>
                        </w:rPr>
                      </w:ins>
                    </m:ctrlPr>
                  </m:dPr>
                  <m:e>
                    <m:r>
                      <w:rPr>
                        <w:rFonts w:ascii="Cambria Math" w:hAnsi="Cambria Math"/>
                        <w:sz w:val="20"/>
                        <w:szCs w:val="20"/>
                      </w:rPr>
                      <m:t>-</m:t>
                    </m:r>
                    <m:f>
                      <m:fPr>
                        <m:ctrlPr>
                          <w:ins w:id="88"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89" w:author="Max Ferguson [2]" w:date="2016-07-01T14:07:00Z">
                            <w:rPr>
                              <w:rFonts w:ascii="Cambria Math" w:hAnsi="Cambria Math"/>
                              <w:i/>
                              <w:sz w:val="20"/>
                              <w:szCs w:val="20"/>
                            </w:rPr>
                          </w:ins>
                        </m:ctrlPr>
                      </m:sSupPr>
                      <m:e>
                        <m:d>
                          <m:dPr>
                            <m:ctrlPr>
                              <w:ins w:id="90" w:author="Max Ferguson [2]" w:date="2016-07-01T14:07:00Z">
                                <w:rPr>
                                  <w:rFonts w:ascii="Cambria Math" w:hAnsi="Cambria Math"/>
                                  <w:i/>
                                  <w:sz w:val="20"/>
                                  <w:szCs w:val="20"/>
                                </w:rPr>
                              </w:ins>
                            </m:ctrlPr>
                          </m:dPr>
                          <m:e>
                            <m:sSup>
                              <m:sSupPr>
                                <m:ctrlPr>
                                  <w:ins w:id="91"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92"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93"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94"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95"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96" w:author="Max Ferguson [2]" w:date="2016-07-01T14:07:00Z">
                            <w:rPr>
                              <w:rFonts w:ascii="Cambria Math" w:hAnsi="Cambria Math"/>
                              <w:i/>
                              <w:sz w:val="20"/>
                              <w:szCs w:val="20"/>
                            </w:rPr>
                          </w:ins>
                        </m:ctrlPr>
                      </m:dPr>
                      <m:e>
                        <m:sSup>
                          <m:sSupPr>
                            <m:ctrlPr>
                              <w:ins w:id="9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98"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oMath>
            </m:oMathPara>
          </w:p>
        </w:tc>
        <w:tc>
          <w:tcPr>
            <w:tcW w:w="351" w:type="pct"/>
            <w:vAlign w:val="center"/>
          </w:tcPr>
          <w:p w14:paraId="738DA4E8" w14:textId="77777777" w:rsidR="00545EA3" w:rsidRPr="000229F1" w:rsidRDefault="00545EA3" w:rsidP="00F2511B">
            <w:pPr>
              <w:jc w:val="both"/>
              <w:rPr>
                <w:sz w:val="20"/>
                <w:szCs w:val="20"/>
              </w:rPr>
            </w:pPr>
          </w:p>
          <w:p w14:paraId="1BFC3B0A" w14:textId="77777777" w:rsidR="00545EA3" w:rsidRPr="000229F1" w:rsidRDefault="00545EA3" w:rsidP="00F2511B">
            <w:pPr>
              <w:jc w:val="right"/>
              <w:rPr>
                <w:sz w:val="20"/>
                <w:szCs w:val="20"/>
              </w:rPr>
            </w:pPr>
            <w:r w:rsidRPr="000229F1">
              <w:rPr>
                <w:sz w:val="20"/>
                <w:szCs w:val="20"/>
              </w:rPr>
              <w:t>(</w:t>
            </w:r>
            <w:r>
              <w:rPr>
                <w:sz w:val="20"/>
                <w:szCs w:val="20"/>
              </w:rPr>
              <w:t>4</w:t>
            </w:r>
            <w:r w:rsidRPr="000229F1">
              <w:rPr>
                <w:sz w:val="20"/>
                <w:szCs w:val="20"/>
              </w:rPr>
              <w:t>)</w:t>
            </w:r>
          </w:p>
          <w:p w14:paraId="3671B1B2" w14:textId="77777777" w:rsidR="00545EA3" w:rsidRPr="000229F1" w:rsidRDefault="00545EA3" w:rsidP="00F2511B">
            <w:pPr>
              <w:jc w:val="both"/>
              <w:rPr>
                <w:sz w:val="20"/>
                <w:szCs w:val="20"/>
              </w:rPr>
            </w:pPr>
          </w:p>
        </w:tc>
      </w:tr>
    </w:tbl>
    <w:p w14:paraId="5A0ABD1B"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5B9F577"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w:r>
        <w:rPr>
          <w:sz w:val="20"/>
          <w:szCs w:val="20"/>
        </w:rPr>
        <w:t>t</w:t>
      </w:r>
      <w:r w:rsidRPr="000229F1">
        <w:rPr>
          <w:sz w:val="20"/>
          <w:szCs w:val="20"/>
        </w:rPr>
        <w:t xml:space="preserve">he kernel function is described by </w:t>
      </w:r>
      <w:r>
        <w:rPr>
          <w:sz w:val="20"/>
          <w:szCs w:val="20"/>
        </w:rPr>
        <w:t>the hyper-</w:t>
      </w:r>
      <w:r w:rsidRPr="000229F1">
        <w:rPr>
          <w:sz w:val="20"/>
          <w:szCs w:val="20"/>
        </w:rPr>
        <w:t xml:space="preserve">parameters, </w:t>
      </w:r>
      <m:oMath>
        <m:r>
          <w:rPr>
            <w:rFonts w:ascii="Cambria Math" w:hAnsi="Cambria Math"/>
            <w:sz w:val="20"/>
            <w:szCs w:val="20"/>
          </w:rPr>
          <m:t>γ</m:t>
        </m:r>
      </m:oMath>
      <w:r w:rsidRPr="000229F1">
        <w:rPr>
          <w:sz w:val="20"/>
          <w:szCs w:val="20"/>
        </w:rPr>
        <w:t xml:space="preserve"> and </w:t>
      </w:r>
      <m:oMath>
        <m:r>
          <m:rPr>
            <m:sty m:val="bi"/>
          </m:rPr>
          <w:rPr>
            <w:rFonts w:ascii="Cambria Math" w:hAnsi="Cambria Math"/>
            <w:sz w:val="20"/>
            <w:szCs w:val="20"/>
          </w:rPr>
          <m:t>λ</m:t>
        </m:r>
      </m:oMath>
      <w:r w:rsidRPr="000229F1">
        <w:rPr>
          <w:sz w:val="20"/>
          <w:szCs w:val="20"/>
        </w:rPr>
        <w:t xml:space="preserve">. The </w:t>
      </w:r>
      <w:r>
        <w:rPr>
          <w:sz w:val="20"/>
          <w:szCs w:val="20"/>
        </w:rPr>
        <w:t>signal variance hyper-parameter</w:t>
      </w:r>
      <w:r w:rsidRPr="000229F1">
        <w:rPr>
          <w:sz w:val="20"/>
          <w:szCs w:val="20"/>
        </w:rPr>
        <w:t xml:space="preserve"> </w:t>
      </w:r>
      <m:oMath>
        <m:r>
          <w:rPr>
            <w:rFonts w:ascii="Cambria Math" w:hAnsi="Cambria Math"/>
            <w:sz w:val="20"/>
            <w:szCs w:val="20"/>
          </w:rPr>
          <m:t>γ</m:t>
        </m:r>
      </m:oMath>
      <w:r w:rsidRPr="000229F1">
        <w:rPr>
          <w:sz w:val="20"/>
          <w:szCs w:val="20"/>
        </w:rPr>
        <w:t xml:space="preserve"> quantifies the overall magnitude of the covariance value. The </w:t>
      </w:r>
      <w:r>
        <w:rPr>
          <w:sz w:val="20"/>
          <w:szCs w:val="20"/>
        </w:rPr>
        <w:t>hyper-</w:t>
      </w:r>
      <w:r w:rsidRPr="000229F1">
        <w:rPr>
          <w:sz w:val="20"/>
          <w:szCs w:val="20"/>
        </w:rPr>
        <w:t xml:space="preserve">parameter vector </w:t>
      </w:r>
      <w:r>
        <w:rPr>
          <w:sz w:val="20"/>
          <w:szCs w:val="20"/>
        </w:rPr>
        <w:br/>
      </w:r>
      <m:oMath>
        <m:r>
          <m:rPr>
            <m:sty m:val="bi"/>
          </m:rPr>
          <w:rPr>
            <w:rFonts w:ascii="Cambria Math" w:hAnsi="Cambria Math" w:hint="eastAsia"/>
            <w:sz w:val="20"/>
            <w:szCs w:val="20"/>
          </w:rPr>
          <m:t>λ</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r>
          <m:rPr>
            <m:sty m:val="bi"/>
          </m:rPr>
          <w:rPr>
            <w:rFonts w:ascii="Cambria Math" w:hAnsi="Cambria Math"/>
            <w:sz w:val="20"/>
            <w:szCs w:val="20"/>
          </w:rPr>
          <m:t xml:space="preserve"> </m:t>
        </m:r>
      </m:oMath>
      <w:r w:rsidRPr="000229F1">
        <w:rPr>
          <w:sz w:val="20"/>
          <w:szCs w:val="20"/>
        </w:rPr>
        <w:t xml:space="preserve">is </w:t>
      </w:r>
      <w:r>
        <w:rPr>
          <w:sz w:val="20"/>
          <w:szCs w:val="20"/>
        </w:rPr>
        <w:t xml:space="preserve">used to </w:t>
      </w:r>
      <w:r w:rsidRPr="000229F1">
        <w:rPr>
          <w:sz w:val="20"/>
          <w:szCs w:val="20"/>
        </w:rPr>
        <w:t xml:space="preserve">quantify the relevancy of the input features in </w:t>
      </w:r>
      <m:oMath>
        <m:r>
          <m:rPr>
            <m:sty m:val="bi"/>
          </m:rPr>
          <w:rPr>
            <w:rFonts w:ascii="Cambria Math" w:hAnsi="Cambria Math" w:hint="eastAsia"/>
            <w:sz w:val="20"/>
            <w:szCs w:val="20"/>
          </w:rPr>
          <m:t>x</m:t>
        </m:r>
        <m:r>
          <w:rPr>
            <w:rFonts w:ascii="Cambria Math" w:hAnsi="Cambria Math" w:hint="eastAsia"/>
            <w:sz w:val="20"/>
            <w:szCs w:val="20"/>
          </w:rPr>
          <m:t xml:space="preserve"> </m:t>
        </m:r>
      </m:oMath>
      <w:r>
        <w:rPr>
          <w:sz w:val="20"/>
          <w:szCs w:val="20"/>
        </w:rPr>
        <w:t>when</w:t>
      </w:r>
      <w:r w:rsidRPr="000229F1">
        <w:rPr>
          <w:sz w:val="20"/>
          <w:szCs w:val="20"/>
        </w:rPr>
        <w:t xml:space="preserve"> predicting the response </w:t>
      </w:r>
      <m:oMath>
        <m:r>
          <w:rPr>
            <w:rFonts w:ascii="Cambria Math" w:hAnsi="Cambria Math" w:hint="eastAsia"/>
            <w:sz w:val="20"/>
            <w:szCs w:val="20"/>
          </w:rPr>
          <m:t>y</m:t>
        </m:r>
      </m:oMath>
      <w:r w:rsidRPr="000229F1">
        <w:rPr>
          <w:sz w:val="20"/>
          <w:szCs w:val="20"/>
        </w:rPr>
        <w:t xml:space="preserve">. </w:t>
      </w:r>
    </w:p>
    <w:p w14:paraId="530C50E1"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A87B0A4" w14:textId="344278BB"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input features </w:t>
      </w:r>
      <m:oMath>
        <m:r>
          <m:rPr>
            <m:sty m:val="bi"/>
          </m:rPr>
          <w:rPr>
            <w:rFonts w:ascii="Cambria Math" w:hAnsi="Cambria Math"/>
            <w:sz w:val="20"/>
            <w:szCs w:val="20"/>
          </w:rPr>
          <m:t>x</m:t>
        </m:r>
      </m:oMath>
      <w:r>
        <w:rPr>
          <w:b/>
          <w:sz w:val="20"/>
          <w:szCs w:val="20"/>
        </w:rPr>
        <w:t xml:space="preserve"> </w:t>
      </w:r>
      <w:r w:rsidRPr="00545EA3">
        <w:rPr>
          <w:sz w:val="20"/>
          <w:szCs w:val="20"/>
        </w:rPr>
        <w:t>wer</w:t>
      </w:r>
      <w:r>
        <w:rPr>
          <w:sz w:val="20"/>
          <w:szCs w:val="20"/>
        </w:rPr>
        <w:t xml:space="preserve">e chosen from the features described in </w:t>
      </w:r>
      <w:r w:rsidR="001026FB">
        <w:rPr>
          <w:sz w:val="20"/>
          <w:szCs w:val="20"/>
        </w:rPr>
        <w:t>section. It was decided that all of the features described in section 4 were beneficial to the model. More specifically, removing any of the features reduced the 5-fold cross validation accuracy. The input feature vector is defined using the measures from section 4:</w:t>
      </w:r>
    </w:p>
    <w:p w14:paraId="33D6031F" w14:textId="77777777" w:rsidR="001026FB" w:rsidRDefault="001026FB"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6239BA0" w14:textId="4912C040" w:rsidR="001332B7" w:rsidRPr="007E6C2F" w:rsidRDefault="005A22AE"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Sup>
            <m:sSubSupPr>
              <m:ctrlPr>
                <w:rPr>
                  <w:rFonts w:ascii="Cambria Math" w:hAnsi="Cambria Math"/>
                  <w:b/>
                  <w:i/>
                  <w:sz w:val="20"/>
                  <w:szCs w:val="20"/>
                </w:rPr>
              </m:ctrlPr>
            </m:sSubSupPr>
            <m:e>
              <m:r>
                <m:rPr>
                  <m:sty m:val="bi"/>
                </m:rPr>
                <w:rPr>
                  <w:rFonts w:ascii="Cambria Math" w:hAnsi="Cambria Math"/>
                  <w:sz w:val="20"/>
                  <w:szCs w:val="20"/>
                </w:rPr>
                <m:t>x</m:t>
              </m:r>
            </m:e>
            <m:sub>
              <m:r>
                <m:rPr>
                  <m:sty m:val="bi"/>
                </m:rPr>
                <w:rPr>
                  <w:rFonts w:ascii="Cambria Math" w:hAnsi="Cambria Math"/>
                  <w:sz w:val="20"/>
                  <w:szCs w:val="20"/>
                </w:rPr>
                <m:t>q</m:t>
              </m:r>
            </m:sub>
            <m:sup>
              <m:r>
                <m:rPr>
                  <m:sty m:val="bi"/>
                </m:rPr>
                <w:rPr>
                  <w:rFonts w:ascii="Cambria Math" w:hAnsi="Cambria Math"/>
                  <w:sz w:val="20"/>
                  <w:szCs w:val="20"/>
                </w:rPr>
                <m:t>i</m:t>
              </m:r>
            </m:sup>
          </m:sSubSup>
          <m:r>
            <w:rPr>
              <w:rFonts w:ascii="Cambria Math" w:hAnsi="Cambria Math"/>
              <w:sz w:val="20"/>
              <w:szCs w:val="20"/>
            </w:rPr>
            <m:t>={Δ</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oMath>
      </m:oMathPara>
    </w:p>
    <w:p w14:paraId="3A342DED" w14:textId="77777777" w:rsidR="001026FB"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06A68EB" w14:textId="6AB7A4D9"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ED3141">
        <w:rPr>
          <w:b/>
          <w:sz w:val="20"/>
          <w:szCs w:val="20"/>
        </w:rPr>
        <w:t>5.</w:t>
      </w:r>
      <w:r w:rsidR="001026FB">
        <w:rPr>
          <w:b/>
          <w:sz w:val="20"/>
          <w:szCs w:val="20"/>
        </w:rPr>
        <w:t>3</w:t>
      </w:r>
      <w:r>
        <w:rPr>
          <w:b/>
          <w:sz w:val="20"/>
          <w:szCs w:val="20"/>
        </w:rPr>
        <w:t xml:space="preserve"> Noise Model</w:t>
      </w:r>
    </w:p>
    <w:p w14:paraId="4D47D3F7" w14:textId="1B776DB3" w:rsidR="00545EA3" w:rsidRDefault="00545EA3" w:rsidP="00545EA3">
      <w:pPr>
        <w:rPr>
          <w:sz w:val="20"/>
          <w:szCs w:val="20"/>
        </w:rPr>
      </w:pPr>
      <w:r>
        <w:rPr>
          <w:sz w:val="20"/>
          <w:szCs w:val="20"/>
        </w:rPr>
        <w:t xml:space="preserve">GPR can also be used to account for conditions where there is noise in the observed outputs. </w:t>
      </w:r>
      <w:r w:rsidRPr="00FD43FE">
        <w:rPr>
          <w:sz w:val="20"/>
          <w:szCs w:val="20"/>
        </w:rPr>
        <w:t xml:space="preserve">Each observed value is assumed to contain some random noise </w:t>
      </w:r>
      <m:oMath>
        <m:r>
          <m:rPr>
            <m:sty m:val="p"/>
          </m:rPr>
          <w:rPr>
            <w:rFonts w:ascii="Cambria Math" w:hAnsi="Cambria Math"/>
            <w:sz w:val="20"/>
            <w:szCs w:val="20"/>
          </w:rPr>
          <m:t>ϵ</m:t>
        </m:r>
      </m:oMath>
      <w:r w:rsidRPr="00FD43FE">
        <w:rPr>
          <w:sz w:val="20"/>
          <w:szCs w:val="20"/>
        </w:rPr>
        <w:t xml:space="preserve">, such that </w:t>
      </w:r>
      <m:oMath>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q</m:t>
            </m:r>
          </m:sub>
        </m:sSub>
        <m:r>
          <m:rPr>
            <m:sty m:val="p"/>
          </m:rP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sz w:val="20"/>
                <w:szCs w:val="20"/>
              </w:rPr>
            </m:ctrlPr>
          </m:dPr>
          <m:e>
            <m:r>
              <m:rPr>
                <m:sty m:val="b"/>
              </m:rPr>
              <w:rPr>
                <w:rFonts w:ascii="Cambria Math" w:hAnsi="Cambria Math"/>
                <w:sz w:val="20"/>
                <w:szCs w:val="20"/>
              </w:rPr>
              <m:t>x</m:t>
            </m:r>
          </m:e>
        </m:d>
        <m:r>
          <m:rPr>
            <m:sty m:val="p"/>
          </m:rPr>
          <w:rPr>
            <w:rFonts w:ascii="Cambria Math" w:hAnsi="Cambria Math"/>
            <w:sz w:val="20"/>
            <w:szCs w:val="20"/>
          </w:rPr>
          <m:t>+ϵ</m:t>
        </m:r>
      </m:oMath>
      <w:r w:rsidRPr="00FD43FE">
        <w:rPr>
          <w:sz w:val="20"/>
          <w:szCs w:val="20"/>
        </w:rPr>
        <w:t xml:space="preserve">.  We will assume that this noise follows an independent, identically distributed Gaussian distribution with zero mean and variance </w:t>
      </w:r>
      <m:oMath>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2"/>
                <w:szCs w:val="22"/>
                <w:lang w:val="en-GB"/>
              </w:rPr>
              <m:t>ϵ</m:t>
            </m:r>
          </m:sub>
          <m:sup>
            <m:r>
              <m:rPr>
                <m:sty m:val="p"/>
              </m:rPr>
              <w:rPr>
                <w:rFonts w:ascii="Cambria Math" w:hAnsi="Cambria Math"/>
                <w:sz w:val="20"/>
                <w:szCs w:val="20"/>
              </w:rPr>
              <m:t>2</m:t>
            </m:r>
          </m:sup>
        </m:sSubSup>
      </m:oMath>
    </w:p>
    <w:tbl>
      <w:tblPr>
        <w:tblW w:w="5000" w:type="pct"/>
        <w:tblLayout w:type="fixed"/>
        <w:tblLook w:val="04A0" w:firstRow="1" w:lastRow="0" w:firstColumn="1" w:lastColumn="0" w:noHBand="0" w:noVBand="1"/>
      </w:tblPr>
      <w:tblGrid>
        <w:gridCol w:w="8033"/>
        <w:gridCol w:w="607"/>
      </w:tblGrid>
      <w:tr w:rsidR="00545EA3" w:rsidRPr="000229F1" w14:paraId="3921688C" w14:textId="77777777" w:rsidTr="00F2511B">
        <w:tc>
          <w:tcPr>
            <w:tcW w:w="4649" w:type="pct"/>
            <w:vAlign w:val="center"/>
          </w:tcPr>
          <w:p w14:paraId="579B8757" w14:textId="77777777" w:rsidR="00545EA3" w:rsidRPr="000229F1" w:rsidRDefault="00545EA3" w:rsidP="00F2511B">
            <w:pPr>
              <w:rPr>
                <w:sz w:val="20"/>
                <w:szCs w:val="20"/>
              </w:rPr>
            </w:pPr>
            <m:oMathPara>
              <m:oMath>
                <m:r>
                  <w:rPr>
                    <w:rFonts w:ascii="Cambria Math" w:hAnsi="Cambria Math"/>
                    <w:sz w:val="20"/>
                    <w:szCs w:val="20"/>
                  </w:rPr>
                  <m:t>ϵ~</m:t>
                </m:r>
                <m:r>
                  <m:rPr>
                    <m:scr m:val="script"/>
                  </m:rPr>
                  <w:rPr>
                    <w:rFonts w:ascii="Cambria Math" w:hAnsi="Cambria Math"/>
                    <w:sz w:val="22"/>
                    <w:szCs w:val="22"/>
                    <w:lang w:val="en-GB"/>
                  </w:rPr>
                  <m:t>N</m:t>
                </m:r>
                <m:r>
                  <w:rPr>
                    <w:rFonts w:ascii="Cambria Math" w:hAnsi="Cambria Math"/>
                    <w:sz w:val="20"/>
                    <w:szCs w:val="20"/>
                  </w:rPr>
                  <m:t>(0,</m:t>
                </m:r>
                <m:sSubSup>
                  <m:sSubSupPr>
                    <m:ctrlPr>
                      <w:rPr>
                        <w:rFonts w:ascii="Cambria Math" w:hAnsi="Cambria Math"/>
                        <w:sz w:val="20"/>
                        <w:szCs w:val="20"/>
                      </w:rPr>
                    </m:ctrlPr>
                  </m:sSubSupPr>
                  <m:e>
                    <m:r>
                      <w:rPr>
                        <w:rFonts w:ascii="Cambria Math" w:hAnsi="Cambria Math"/>
                        <w:sz w:val="20"/>
                        <w:szCs w:val="20"/>
                      </w:rPr>
                      <m:t>σ</m:t>
                    </m:r>
                  </m:e>
                  <m:sub>
                    <m:r>
                      <m:rPr>
                        <m:sty m:val="p"/>
                      </m:rPr>
                      <w:rPr>
                        <w:rFonts w:ascii="Cambria Math" w:hAnsi="Cambria Math"/>
                        <w:sz w:val="20"/>
                        <w:szCs w:val="20"/>
                      </w:rPr>
                      <m:t>n</m:t>
                    </m:r>
                  </m:sub>
                  <m:sup>
                    <m:r>
                      <m:rPr>
                        <m:sty m:val="p"/>
                      </m:rPr>
                      <w:rPr>
                        <w:rFonts w:ascii="Cambria Math" w:hAnsi="Cambria Math"/>
                        <w:sz w:val="20"/>
                        <w:szCs w:val="20"/>
                      </w:rPr>
                      <m:t>2</m:t>
                    </m:r>
                  </m:sup>
                </m:sSubSup>
                <m:r>
                  <w:rPr>
                    <w:rFonts w:ascii="Cambria Math" w:hAnsi="Cambria Math"/>
                    <w:sz w:val="20"/>
                    <w:szCs w:val="20"/>
                  </w:rPr>
                  <m:t>)</m:t>
                </m:r>
              </m:oMath>
            </m:oMathPara>
          </w:p>
        </w:tc>
        <w:tc>
          <w:tcPr>
            <w:tcW w:w="351" w:type="pct"/>
            <w:vAlign w:val="center"/>
          </w:tcPr>
          <w:p w14:paraId="04A401EE" w14:textId="77777777" w:rsidR="00545EA3" w:rsidRPr="000229F1" w:rsidRDefault="00545EA3" w:rsidP="00F2511B">
            <w:pPr>
              <w:jc w:val="both"/>
              <w:rPr>
                <w:sz w:val="20"/>
                <w:szCs w:val="20"/>
              </w:rPr>
            </w:pPr>
          </w:p>
          <w:p w14:paraId="22EABB77" w14:textId="4C6A5387" w:rsidR="00545EA3" w:rsidRPr="000229F1" w:rsidRDefault="00545EA3" w:rsidP="00F2511B">
            <w:pPr>
              <w:jc w:val="right"/>
              <w:rPr>
                <w:sz w:val="20"/>
                <w:szCs w:val="20"/>
              </w:rPr>
            </w:pPr>
            <w:r w:rsidRPr="000229F1">
              <w:rPr>
                <w:sz w:val="20"/>
                <w:szCs w:val="20"/>
              </w:rPr>
              <w:t>(</w:t>
            </w:r>
            <w:r>
              <w:rPr>
                <w:sz w:val="20"/>
                <w:szCs w:val="20"/>
              </w:rPr>
              <w:t>5</w:t>
            </w:r>
            <w:r w:rsidRPr="000229F1">
              <w:rPr>
                <w:sz w:val="20"/>
                <w:szCs w:val="20"/>
              </w:rPr>
              <w:t>)</w:t>
            </w:r>
          </w:p>
          <w:p w14:paraId="222679F5" w14:textId="77777777" w:rsidR="00545EA3" w:rsidRPr="000229F1" w:rsidRDefault="00545EA3" w:rsidP="00F2511B">
            <w:pPr>
              <w:jc w:val="both"/>
              <w:rPr>
                <w:sz w:val="20"/>
                <w:szCs w:val="20"/>
              </w:rPr>
            </w:pPr>
          </w:p>
        </w:tc>
      </w:tr>
    </w:tbl>
    <w:p w14:paraId="51B493B5"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7936039"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It follows from the independence assumption that the noise model can be represented by adding a noise term to the kernel function:</w:t>
      </w:r>
    </w:p>
    <w:p w14:paraId="0BDF198A"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545EA3" w:rsidRPr="000229F1" w14:paraId="1F433652" w14:textId="77777777" w:rsidTr="00F2511B">
        <w:tc>
          <w:tcPr>
            <w:tcW w:w="4649" w:type="pct"/>
            <w:vAlign w:val="center"/>
          </w:tcPr>
          <w:p w14:paraId="08E38AC5" w14:textId="77777777" w:rsidR="00545EA3" w:rsidRPr="009509D2" w:rsidRDefault="00545EA3"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m:oMathPara>
              <m:oMath>
                <m:r>
                  <w:rPr>
                    <w:rFonts w:ascii="Cambria Math" w:hAnsi="Cambria Math"/>
                    <w:sz w:val="20"/>
                    <w:szCs w:val="20"/>
                  </w:rPr>
                  <m:t>k</m:t>
                </m:r>
                <m:d>
                  <m:dPr>
                    <m:ctrlPr>
                      <w:ins w:id="99" w:author="Max Ferguson [2]" w:date="2016-07-01T14:07:00Z">
                        <w:rPr>
                          <w:rFonts w:ascii="Cambria Math" w:hAnsi="Cambria Math"/>
                          <w:i/>
                          <w:sz w:val="20"/>
                          <w:szCs w:val="20"/>
                        </w:rPr>
                      </w:ins>
                    </m:ctrlPr>
                  </m:dPr>
                  <m:e>
                    <m:sSup>
                      <m:sSupPr>
                        <m:ctrlPr>
                          <w:ins w:id="100"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01"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102" w:author="Max Ferguson [2]" w:date="2016-07-01T14:07:00Z">
                        <w:rPr>
                          <w:rFonts w:ascii="Cambria Math" w:hAnsi="Cambria Math"/>
                          <w:sz w:val="20"/>
                          <w:szCs w:val="20"/>
                        </w:rPr>
                      </w:ins>
                    </m:ctrlPr>
                  </m:dPr>
                  <m:e>
                    <m:r>
                      <w:rPr>
                        <w:rFonts w:ascii="Cambria Math" w:hAnsi="Cambria Math"/>
                        <w:sz w:val="20"/>
                        <w:szCs w:val="20"/>
                      </w:rPr>
                      <m:t>-</m:t>
                    </m:r>
                    <m:f>
                      <m:fPr>
                        <m:ctrlPr>
                          <w:ins w:id="103"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04" w:author="Max Ferguson [2]" w:date="2016-07-01T14:07:00Z">
                            <w:rPr>
                              <w:rFonts w:ascii="Cambria Math" w:hAnsi="Cambria Math"/>
                              <w:i/>
                              <w:sz w:val="20"/>
                              <w:szCs w:val="20"/>
                            </w:rPr>
                          </w:ins>
                        </m:ctrlPr>
                      </m:sSupPr>
                      <m:e>
                        <m:d>
                          <m:dPr>
                            <m:ctrlPr>
                              <w:ins w:id="105" w:author="Max Ferguson [2]" w:date="2016-07-01T14:07:00Z">
                                <w:rPr>
                                  <w:rFonts w:ascii="Cambria Math" w:hAnsi="Cambria Math"/>
                                  <w:i/>
                                  <w:sz w:val="20"/>
                                  <w:szCs w:val="20"/>
                                </w:rPr>
                              </w:ins>
                            </m:ctrlPr>
                          </m:dPr>
                          <m:e>
                            <m:sSup>
                              <m:sSupPr>
                                <m:ctrlPr>
                                  <w:ins w:id="106"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0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108"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109"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110"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111" w:author="Max Ferguson [2]" w:date="2016-07-01T14:07:00Z">
                            <w:rPr>
                              <w:rFonts w:ascii="Cambria Math" w:hAnsi="Cambria Math"/>
                              <w:i/>
                              <w:sz w:val="20"/>
                              <w:szCs w:val="20"/>
                            </w:rPr>
                          </w:ins>
                        </m:ctrlPr>
                      </m:dPr>
                      <m:e>
                        <m:sSup>
                          <m:sSupPr>
                            <m:ctrlPr>
                              <w:ins w:id="112"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13"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n</m:t>
                    </m:r>
                  </m:sub>
                  <m:sup>
                    <m:r>
                      <w:rPr>
                        <w:rFonts w:ascii="Cambria Math" w:hAnsi="Cambria Math"/>
                        <w:sz w:val="20"/>
                        <w:szCs w:val="20"/>
                      </w:rPr>
                      <m:t>2</m:t>
                    </m:r>
                  </m:sup>
                </m:sSubSup>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ij</m:t>
                    </m:r>
                  </m:sub>
                </m:sSub>
              </m:oMath>
            </m:oMathPara>
          </w:p>
        </w:tc>
        <w:tc>
          <w:tcPr>
            <w:tcW w:w="351" w:type="pct"/>
            <w:vAlign w:val="center"/>
          </w:tcPr>
          <w:p w14:paraId="1C4F4D8F" w14:textId="77777777" w:rsidR="00545EA3" w:rsidRPr="000229F1" w:rsidRDefault="00545EA3" w:rsidP="00F2511B">
            <w:pPr>
              <w:jc w:val="both"/>
              <w:rPr>
                <w:sz w:val="20"/>
                <w:szCs w:val="20"/>
              </w:rPr>
            </w:pPr>
          </w:p>
          <w:p w14:paraId="295F1DF3" w14:textId="50833EAC" w:rsidR="00545EA3" w:rsidRPr="000229F1" w:rsidRDefault="00545EA3" w:rsidP="00F2511B">
            <w:pPr>
              <w:jc w:val="right"/>
              <w:rPr>
                <w:sz w:val="20"/>
                <w:szCs w:val="20"/>
              </w:rPr>
            </w:pPr>
            <w:r w:rsidRPr="000229F1">
              <w:rPr>
                <w:sz w:val="20"/>
                <w:szCs w:val="20"/>
              </w:rPr>
              <w:t>(</w:t>
            </w:r>
            <w:r w:rsidR="00E93B70">
              <w:rPr>
                <w:sz w:val="20"/>
                <w:szCs w:val="20"/>
              </w:rPr>
              <w:t>6</w:t>
            </w:r>
            <w:r w:rsidRPr="000229F1">
              <w:rPr>
                <w:sz w:val="20"/>
                <w:szCs w:val="20"/>
              </w:rPr>
              <w:t>)</w:t>
            </w:r>
          </w:p>
          <w:p w14:paraId="410CB331" w14:textId="77777777" w:rsidR="00545EA3" w:rsidRPr="000229F1" w:rsidRDefault="00545EA3" w:rsidP="00F2511B">
            <w:pPr>
              <w:jc w:val="both"/>
              <w:rPr>
                <w:sz w:val="20"/>
                <w:szCs w:val="20"/>
              </w:rPr>
            </w:pPr>
          </w:p>
        </w:tc>
      </w:tr>
    </w:tbl>
    <w:p w14:paraId="7087A142"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E424708" w14:textId="77777777" w:rsidR="00545EA3" w:rsidRDefault="00545EA3" w:rsidP="00545EA3">
      <w:pPr>
        <w:rPr>
          <w:b/>
          <w:sz w:val="20"/>
          <w:szCs w:val="20"/>
        </w:rPr>
      </w:pPr>
      <w:r w:rsidRPr="009509D2">
        <w:rPr>
          <w:sz w:val="20"/>
          <w:szCs w:val="20"/>
        </w:rPr>
        <w:t xml:space="preserve">Where </w:t>
      </w:r>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ij</m:t>
            </m:r>
          </m:sub>
        </m:sSub>
      </m:oMath>
      <w:r w:rsidRPr="009509D2">
        <w:rPr>
          <w:sz w:val="20"/>
          <w:szCs w:val="20"/>
        </w:rPr>
        <w:t xml:space="preserve"> represents Kronecker delta function </w:t>
      </w:r>
      <w:r>
        <w:rPr>
          <w:sz w:val="20"/>
          <w:szCs w:val="20"/>
        </w:rPr>
        <w:t xml:space="preserve">which </w:t>
      </w:r>
      <w:r w:rsidRPr="009509D2">
        <w:rPr>
          <w:sz w:val="20"/>
          <w:szCs w:val="20"/>
        </w:rPr>
        <w:t xml:space="preserve">serves to selectively </w:t>
      </w:r>
      <w:r>
        <w:rPr>
          <w:sz w:val="20"/>
          <w:szCs w:val="20"/>
        </w:rPr>
        <w:t>add</w:t>
      </w:r>
      <w:r w:rsidRPr="009509D2">
        <w:rPr>
          <w:sz w:val="20"/>
          <w:szCs w:val="20"/>
        </w:rPr>
        <w:t xml:space="preserve"> the noise variance </w:t>
      </w:r>
      <m:oMath>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2"/>
                <w:szCs w:val="22"/>
                <w:lang w:val="en-GB"/>
              </w:rPr>
              <m:t>ϵ</m:t>
            </m:r>
          </m:sub>
          <m:sup>
            <m:r>
              <m:rPr>
                <m:sty m:val="p"/>
              </m:rPr>
              <w:rPr>
                <w:rFonts w:ascii="Cambria Math" w:hAnsi="Cambria Math"/>
                <w:sz w:val="20"/>
                <w:szCs w:val="20"/>
              </w:rPr>
              <m:t>2</m:t>
            </m:r>
          </m:sup>
        </m:sSubSup>
      </m:oMath>
      <w:r>
        <w:rPr>
          <w:sz w:val="20"/>
          <w:szCs w:val="20"/>
        </w:rPr>
        <w:t xml:space="preserve"> to the covariance value.</w:t>
      </w:r>
      <w:r>
        <w:rPr>
          <w:b/>
          <w:sz w:val="20"/>
          <w:szCs w:val="20"/>
        </w:rPr>
        <w:t xml:space="preserve"> </w:t>
      </w:r>
    </w:p>
    <w:p w14:paraId="4F162F7A" w14:textId="77777777" w:rsidR="001332B7" w:rsidRDefault="001332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725A4E8" w14:textId="7ED2A82C" w:rsidR="00545EA3" w:rsidRPr="00FD43FE" w:rsidRDefault="001026FB" w:rsidP="001026FB">
      <w:pPr>
        <w:rPr>
          <w:b/>
          <w:sz w:val="20"/>
          <w:szCs w:val="20"/>
        </w:rPr>
      </w:pPr>
      <w:r>
        <w:rPr>
          <w:b/>
          <w:sz w:val="20"/>
          <w:szCs w:val="20"/>
        </w:rPr>
        <w:br w:type="page"/>
      </w:r>
    </w:p>
    <w:p w14:paraId="3738A517" w14:textId="753A8FB7" w:rsidR="00E37445"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b/>
          <w:sz w:val="20"/>
          <w:szCs w:val="20"/>
        </w:rPr>
        <w:lastRenderedPageBreak/>
        <w:t>5.4</w:t>
      </w:r>
      <w:r w:rsidR="00E37445" w:rsidRPr="000229F1">
        <w:rPr>
          <w:b/>
          <w:sz w:val="20"/>
          <w:szCs w:val="20"/>
        </w:rPr>
        <w:t xml:space="preserve"> </w:t>
      </w:r>
      <w:proofErr w:type="spellStart"/>
      <w:r w:rsidR="00545EA3">
        <w:rPr>
          <w:b/>
          <w:sz w:val="20"/>
          <w:szCs w:val="20"/>
        </w:rPr>
        <w:t>Hyperparameter</w:t>
      </w:r>
      <w:proofErr w:type="spellEnd"/>
      <w:r w:rsidR="00545EA3">
        <w:rPr>
          <w:b/>
          <w:sz w:val="20"/>
          <w:szCs w:val="20"/>
        </w:rPr>
        <w:t xml:space="preserve"> optimization</w:t>
      </w:r>
    </w:p>
    <w:p w14:paraId="23A0C13E" w14:textId="14B667C7" w:rsidR="000229F1"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hyper-parameters</w:t>
      </w:r>
      <m:oMath>
        <m:r>
          <m:rPr>
            <m:sty m:val="bi"/>
          </m:rPr>
          <w:rPr>
            <w:rFonts w:ascii="Cambria Math" w:hAnsi="Cambria Math"/>
            <w:sz w:val="20"/>
            <w:szCs w:val="20"/>
          </w:rPr>
          <m:t xml:space="preserve"> θ=</m:t>
        </m:r>
        <m:d>
          <m:dPr>
            <m:ctrlPr>
              <w:ins w:id="114" w:author="Max Ferguson [2]" w:date="2016-07-01T14:07:00Z">
                <w:rPr>
                  <w:rFonts w:ascii="Cambria Math" w:hAnsi="Cambria Math"/>
                  <w:b/>
                  <w:i/>
                  <w:sz w:val="20"/>
                  <w:szCs w:val="20"/>
                </w:rPr>
              </w:ins>
            </m:ctrlPr>
          </m:dPr>
          <m:e>
            <m:sSub>
              <m:sSubPr>
                <m:ctrlPr>
                  <w:ins w:id="115" w:author="Max Ferguson [2]" w:date="2016-07-01T14:07:00Z">
                    <w:rPr>
                      <w:rFonts w:ascii="Cambria Math" w:hAnsi="Cambria Math"/>
                      <w:i/>
                      <w:sz w:val="20"/>
                      <w:szCs w:val="20"/>
                    </w:rPr>
                  </w:ins>
                </m:ctrlPr>
              </m:sSubPr>
              <m:e>
                <m:r>
                  <w:rPr>
                    <w:rFonts w:ascii="Cambria Math" w:hAnsi="Cambria Math"/>
                    <w:sz w:val="20"/>
                    <w:szCs w:val="20"/>
                  </w:rPr>
                  <m:t>σ</m:t>
                </m:r>
              </m:e>
              <m:sub>
                <m:r>
                  <w:rPr>
                    <w:rFonts w:ascii="Cambria Math" w:hAnsi="Cambria Math"/>
                    <w:sz w:val="20"/>
                    <w:szCs w:val="20"/>
                  </w:rPr>
                  <m:t>ϵ</m:t>
                </m:r>
              </m:sub>
            </m:sSub>
            <m:r>
              <w:rPr>
                <w:rFonts w:ascii="Cambria Math" w:hAnsi="Cambria Math"/>
                <w:sz w:val="20"/>
                <w:szCs w:val="20"/>
              </w:rPr>
              <m:t>,γ</m:t>
            </m:r>
            <m:r>
              <m:rPr>
                <m:sty m:val="p"/>
              </m:rPr>
              <w:rPr>
                <w:rFonts w:ascii="Cambria Math" w:hAnsi="Cambria Math"/>
                <w:sz w:val="20"/>
                <w:szCs w:val="20"/>
              </w:rPr>
              <m:t xml:space="preserve">, </m:t>
            </m:r>
            <m:r>
              <m:rPr>
                <m:sty m:val="bi"/>
              </m:rPr>
              <w:rPr>
                <w:rFonts w:ascii="Cambria Math" w:hAnsi="Cambria Math"/>
                <w:sz w:val="20"/>
                <w:szCs w:val="20"/>
              </w:rPr>
              <m:t>λ</m:t>
            </m:r>
          </m:e>
        </m:d>
      </m:oMath>
      <w:r>
        <w:rPr>
          <w:sz w:val="20"/>
          <w:szCs w:val="20"/>
        </w:rPr>
        <w:t xml:space="preserve"> are chosen to </w:t>
      </w:r>
      <w:r w:rsidR="00E37445">
        <w:rPr>
          <w:sz w:val="20"/>
          <w:szCs w:val="20"/>
        </w:rPr>
        <w:t>maximize</w:t>
      </w:r>
      <w:r>
        <w:rPr>
          <w:sz w:val="20"/>
          <w:szCs w:val="20"/>
        </w:rPr>
        <w:t xml:space="preserve"> the marginal likelihood of observations in a given </w:t>
      </w:r>
      <w:r w:rsidR="00E37445">
        <w:rPr>
          <w:sz w:val="20"/>
          <w:szCs w:val="20"/>
        </w:rPr>
        <w:t xml:space="preserve">training data set </w:t>
      </w:r>
      <w:r w:rsidR="00E37445" w:rsidRPr="000229F1">
        <w:rPr>
          <w:sz w:val="20"/>
          <w:szCs w:val="20"/>
        </w:rPr>
        <w:t xml:space="preserve">training data </w:t>
      </w:r>
      <m:oMath>
        <m:sSup>
          <m:sSupPr>
            <m:ctrlPr>
              <w:ins w:id="116" w:author="Max Ferguson [2]" w:date="2016-07-01T14:07:00Z">
                <w:rPr>
                  <w:rFonts w:ascii="Cambria Math" w:hAnsi="Cambria Math"/>
                  <w:b/>
                  <w:bCs/>
                  <w:i/>
                  <w:iCs/>
                  <w:sz w:val="20"/>
                  <w:szCs w:val="20"/>
                </w:rPr>
              </w:ins>
            </m:ctrlPr>
          </m:sSupPr>
          <m:e>
            <m:r>
              <m:rPr>
                <m:sty m:val="bi"/>
              </m:rPr>
              <w:rPr>
                <w:rFonts w:ascii="Cambria Math" w:hAnsi="Cambria Math"/>
                <w:sz w:val="20"/>
                <w:szCs w:val="20"/>
              </w:rPr>
              <m:t>D</m:t>
            </m:r>
          </m:e>
          <m:sup>
            <m:r>
              <w:rPr>
                <w:rFonts w:ascii="Cambria Math" w:hAnsi="Cambria Math"/>
                <w:sz w:val="20"/>
                <w:szCs w:val="20"/>
              </w:rPr>
              <m:t>n</m:t>
            </m:r>
          </m:sup>
        </m:sSup>
      </m:oMath>
      <w:r w:rsidR="00545EA3">
        <w:rPr>
          <w:b/>
          <w:bCs/>
          <w:iCs/>
          <w:sz w:val="20"/>
          <w:szCs w:val="20"/>
        </w:rPr>
        <w:t>.</w:t>
      </w:r>
    </w:p>
    <w:p w14:paraId="2AABE951" w14:textId="77777777" w:rsidR="00DB73EA"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DB73EA" w:rsidRPr="000229F1" w14:paraId="1E98C8C5" w14:textId="77777777" w:rsidTr="00C940D0">
        <w:tc>
          <w:tcPr>
            <w:tcW w:w="4649" w:type="pct"/>
            <w:vAlign w:val="center"/>
          </w:tcPr>
          <w:p w14:paraId="6DFAC7AF" w14:textId="77777777" w:rsidR="00DB73EA" w:rsidRPr="000229F1" w:rsidRDefault="005A22AE" w:rsidP="00C940D0">
            <w:pPr>
              <w:jc w:val="both"/>
              <w:rPr>
                <w:sz w:val="20"/>
                <w:szCs w:val="20"/>
              </w:rPr>
            </w:pPr>
            <m:oMathPara>
              <m:oMath>
                <m:sSup>
                  <m:sSupPr>
                    <m:ctrlPr>
                      <w:ins w:id="117" w:author="Max Ferguson [2]" w:date="2016-07-01T14:07:00Z">
                        <w:rPr>
                          <w:rFonts w:ascii="Cambria Math" w:hAnsi="Cambria Math"/>
                          <w:b/>
                          <w:i/>
                          <w:sz w:val="20"/>
                          <w:szCs w:val="20"/>
                        </w:rPr>
                      </w:ins>
                    </m:ctrlPr>
                  </m:sSupPr>
                  <m:e>
                    <m:r>
                      <m:rPr>
                        <m:sty m:val="bi"/>
                      </m:rPr>
                      <w:rPr>
                        <w:rFonts w:ascii="Cambria Math" w:hAnsi="Cambria Math"/>
                        <w:sz w:val="20"/>
                        <w:szCs w:val="20"/>
                      </w:rPr>
                      <m:t>θ</m:t>
                    </m:r>
                  </m:e>
                  <m:sup>
                    <m:r>
                      <m:rPr>
                        <m:sty m:val="bi"/>
                      </m:rPr>
                      <w:rPr>
                        <w:rFonts w:ascii="Cambria Math" w:hAnsi="Cambria Math"/>
                        <w:sz w:val="20"/>
                        <w:szCs w:val="20"/>
                      </w:rPr>
                      <m:t>*</m:t>
                    </m:r>
                  </m:sup>
                </m:sSup>
                <m:r>
                  <m:rPr>
                    <m:sty m:val="p"/>
                    <m:aln/>
                  </m:rPr>
                  <w:rPr>
                    <w:rFonts w:ascii="Cambria Math" w:hAnsi="Cambria Math"/>
                    <w:sz w:val="20"/>
                    <w:szCs w:val="20"/>
                  </w:rPr>
                  <m:t>=</m:t>
                </m:r>
                <m:limLow>
                  <m:limLowPr>
                    <m:ctrlPr>
                      <w:ins w:id="118"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func>
                  <m:funcPr>
                    <m:ctrlPr>
                      <w:ins w:id="119" w:author="Max Ferguson [2]" w:date="2016-07-01T14:07:00Z">
                        <w:rPr>
                          <w:rFonts w:ascii="Cambria Math" w:hAnsi="Cambria Math"/>
                          <w:i/>
                          <w:sz w:val="20"/>
                          <w:szCs w:val="20"/>
                        </w:rPr>
                      </w:ins>
                    </m:ctrlPr>
                  </m:funcPr>
                  <m:fName>
                    <m:r>
                      <m:rPr>
                        <m:sty m:val="p"/>
                      </m:rPr>
                      <w:rPr>
                        <w:rFonts w:ascii="Cambria Math" w:hAnsi="Cambria Math"/>
                        <w:sz w:val="20"/>
                        <w:szCs w:val="20"/>
                      </w:rPr>
                      <m:t>log</m:t>
                    </m:r>
                  </m:fName>
                  <m:e>
                    <m:r>
                      <w:rPr>
                        <w:rFonts w:ascii="Cambria Math" w:hAnsi="Cambria Math"/>
                        <w:sz w:val="20"/>
                        <w:szCs w:val="20"/>
                      </w:rPr>
                      <m:t>p</m:t>
                    </m:r>
                  </m:e>
                </m:func>
                <m:d>
                  <m:dPr>
                    <m:ctrlPr>
                      <w:ins w:id="120" w:author="Max Ferguson [2]" w:date="2016-07-01T14:07:00Z">
                        <w:rPr>
                          <w:rFonts w:ascii="Cambria Math" w:hAnsi="Cambria Math"/>
                          <w:i/>
                          <w:iCs/>
                          <w:sz w:val="20"/>
                          <w:szCs w:val="20"/>
                        </w:rPr>
                      </w:ins>
                    </m:ctrlPr>
                  </m:dPr>
                  <m:e>
                    <m:sSup>
                      <m:sSupPr>
                        <m:ctrlPr>
                          <w:ins w:id="121" w:author="Max Ferguson [2]" w:date="2016-07-01T14:07:00Z">
                            <w:rPr>
                              <w:rFonts w:ascii="Cambria Math" w:hAnsi="Cambria Math"/>
                              <w:b/>
                              <w:i/>
                              <w:sz w:val="20"/>
                              <w:szCs w:val="20"/>
                            </w:rPr>
                          </w:ins>
                        </m:ctrlPr>
                      </m:sSupPr>
                      <m:e>
                        <m:sSup>
                          <m:sSupPr>
                            <m:ctrlPr>
                              <w:ins w:id="122"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m:rPr>
                            <m:sty m:val="bi"/>
                          </m:rPr>
                          <w:rPr>
                            <w:rFonts w:ascii="Cambria Math" w:hAnsi="Cambria Math"/>
                            <w:sz w:val="20"/>
                            <w:szCs w:val="20"/>
                          </w:rPr>
                          <m:t>;θ</m:t>
                        </m:r>
                      </m:e>
                      <m:sup>
                        <m:r>
                          <m:rPr>
                            <m:sty m:val="bi"/>
                          </m:rPr>
                          <w:rPr>
                            <w:rFonts w:ascii="Cambria Math" w:hAnsi="Cambria Math"/>
                            <w:sz w:val="20"/>
                            <w:szCs w:val="20"/>
                          </w:rPr>
                          <m:t xml:space="preserve"> </m:t>
                        </m:r>
                      </m:sup>
                    </m:sSup>
                    <m:ctrlPr>
                      <w:ins w:id="123" w:author="Max Ferguson [2]" w:date="2016-07-01T14:07:00Z">
                        <w:rPr>
                          <w:rFonts w:ascii="Cambria Math" w:hAnsi="Cambria Math"/>
                          <w:b/>
                          <w:bCs/>
                          <w:i/>
                          <w:iCs/>
                          <w:sz w:val="20"/>
                          <w:szCs w:val="20"/>
                        </w:rPr>
                      </w:ins>
                    </m:ctrlPr>
                  </m:e>
                </m:d>
                <m:r>
                  <m:rPr>
                    <m:sty m:val="p"/>
                  </m:rPr>
                  <w:rPr>
                    <w:rFonts w:ascii="Cambria Math" w:hAnsi="Cambria Math"/>
                    <w:sz w:val="20"/>
                    <w:szCs w:val="20"/>
                  </w:rPr>
                  <w:br/>
                </m:r>
              </m:oMath>
              <m:oMath>
                <m:r>
                  <m:rPr>
                    <m:aln/>
                  </m:rPr>
                  <w:rPr>
                    <w:rFonts w:ascii="Cambria Math" w:hAnsi="Cambria Math"/>
                    <w:sz w:val="20"/>
                    <w:szCs w:val="20"/>
                  </w:rPr>
                  <m:t xml:space="preserve">= </m:t>
                </m:r>
                <m:limLow>
                  <m:limLowPr>
                    <m:ctrlPr>
                      <w:ins w:id="124"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d>
                  <m:dPr>
                    <m:ctrlPr>
                      <w:ins w:id="125" w:author="Max Ferguson [2]" w:date="2016-07-01T14:07:00Z">
                        <w:rPr>
                          <w:rFonts w:ascii="Cambria Math" w:hAnsi="Cambria Math"/>
                          <w:i/>
                          <w:iCs/>
                          <w:sz w:val="20"/>
                          <w:szCs w:val="20"/>
                        </w:rPr>
                      </w:ins>
                    </m:ctrlPr>
                  </m:dPr>
                  <m:e>
                    <m:r>
                      <w:rPr>
                        <w:rFonts w:ascii="Cambria Math" w:hAnsi="Cambria Math"/>
                        <w:sz w:val="20"/>
                        <w:szCs w:val="20"/>
                      </w:rPr>
                      <m:t>-</m:t>
                    </m:r>
                    <m:f>
                      <m:fPr>
                        <m:ctrlPr>
                          <w:ins w:id="126"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27" w:author="Max Ferguson [2]" w:date="2016-07-01T14:07:00Z">
                            <w:rPr>
                              <w:rFonts w:ascii="Cambria Math" w:hAnsi="Cambria Math"/>
                              <w:i/>
                              <w:iCs/>
                              <w:sz w:val="20"/>
                              <w:szCs w:val="20"/>
                            </w:rPr>
                          </w:ins>
                        </m:ctrlPr>
                      </m:sSupPr>
                      <m:e>
                        <m:d>
                          <m:dPr>
                            <m:ctrlPr>
                              <w:ins w:id="128" w:author="Max Ferguson [2]" w:date="2016-07-01T14:07:00Z">
                                <w:rPr>
                                  <w:rFonts w:ascii="Cambria Math" w:hAnsi="Cambria Math"/>
                                  <w:i/>
                                  <w:iCs/>
                                  <w:sz w:val="20"/>
                                  <w:szCs w:val="20"/>
                                </w:rPr>
                              </w:ins>
                            </m:ctrlPr>
                          </m:dPr>
                          <m:e>
                            <m:sSup>
                              <m:sSupPr>
                                <m:ctrlPr>
                                  <w:ins w:id="129"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d>
                      </m:e>
                      <m:sup>
                        <m:r>
                          <w:rPr>
                            <w:rFonts w:ascii="Cambria Math" w:hAnsi="Cambria Math"/>
                            <w:sz w:val="20"/>
                            <w:szCs w:val="20"/>
                          </w:rPr>
                          <m:t>T</m:t>
                        </m:r>
                      </m:sup>
                    </m:sSup>
                    <m:sSup>
                      <m:sSupPr>
                        <m:ctrlPr>
                          <w:ins w:id="130" w:author="Max Ferguson [2]" w:date="2016-07-01T14:07:00Z">
                            <w:rPr>
                              <w:rFonts w:ascii="Cambria Math" w:hAnsi="Cambria Math"/>
                              <w:i/>
                              <w:iCs/>
                              <w:sz w:val="20"/>
                              <w:szCs w:val="20"/>
                            </w:rPr>
                          </w:ins>
                        </m:ctrlPr>
                      </m:sSupPr>
                      <m:e>
                        <m:d>
                          <m:dPr>
                            <m:ctrlPr>
                              <w:ins w:id="131" w:author="Max Ferguson [2]" w:date="2016-07-01T14:07:00Z">
                                <w:rPr>
                                  <w:rFonts w:ascii="Cambria Math" w:hAnsi="Cambria Math"/>
                                  <w:b/>
                                  <w:sz w:val="20"/>
                                  <w:szCs w:val="20"/>
                                </w:rPr>
                              </w:ins>
                            </m:ctrlPr>
                          </m:dPr>
                          <m:e>
                            <m:r>
                              <m:rPr>
                                <m:sty m:val="b"/>
                              </m:rPr>
                              <w:rPr>
                                <w:rFonts w:ascii="Cambria Math" w:hAnsi="Cambria Math"/>
                                <w:sz w:val="20"/>
                                <w:szCs w:val="20"/>
                              </w:rPr>
                              <m:t>K+</m:t>
                            </m:r>
                            <m:sSubSup>
                              <m:sSubSupPr>
                                <m:ctrlPr>
                                  <w:ins w:id="132"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e>
                      <m:sup>
                        <m:r>
                          <w:rPr>
                            <w:rFonts w:ascii="Cambria Math" w:hAnsi="Cambria Math"/>
                            <w:sz w:val="20"/>
                            <w:szCs w:val="20"/>
                          </w:rPr>
                          <m:t>-1</m:t>
                        </m:r>
                      </m:sup>
                    </m:sSup>
                    <m:sSup>
                      <m:sSupPr>
                        <m:ctrlPr>
                          <w:ins w:id="133"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w:rPr>
                        <w:rFonts w:ascii="Cambria Math" w:hAnsi="Cambria Math"/>
                        <w:sz w:val="20"/>
                        <w:szCs w:val="20"/>
                      </w:rPr>
                      <m:t>-</m:t>
                    </m:r>
                    <m:f>
                      <m:fPr>
                        <m:ctrlPr>
                          <w:ins w:id="134"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r>
                      <m:rPr>
                        <m:sty m:val="p"/>
                      </m:rPr>
                      <w:rPr>
                        <w:rFonts w:ascii="Cambria Math" w:hAnsi="Cambria Math"/>
                        <w:sz w:val="20"/>
                        <w:szCs w:val="20"/>
                      </w:rPr>
                      <m:t>log</m:t>
                    </m:r>
                    <m:d>
                      <m:dPr>
                        <m:begChr m:val="|"/>
                        <m:endChr m:val="|"/>
                        <m:ctrlPr>
                          <w:ins w:id="135" w:author="Max Ferguson [2]" w:date="2016-07-01T14:07:00Z">
                            <w:rPr>
                              <w:rFonts w:ascii="Cambria Math" w:hAnsi="Cambria Math"/>
                              <w:i/>
                              <w:iCs/>
                              <w:sz w:val="20"/>
                              <w:szCs w:val="20"/>
                            </w:rPr>
                          </w:ins>
                        </m:ctrlPr>
                      </m:dPr>
                      <m:e>
                        <m:r>
                          <m:rPr>
                            <m:sty m:val="b"/>
                          </m:rPr>
                          <w:rPr>
                            <w:rFonts w:ascii="Cambria Math" w:hAnsi="Cambria Math"/>
                            <w:sz w:val="20"/>
                            <w:szCs w:val="20"/>
                          </w:rPr>
                          <m:t>K+</m:t>
                        </m:r>
                        <m:sSubSup>
                          <m:sSubSupPr>
                            <m:ctrlPr>
                              <w:ins w:id="136"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r>
                      <w:rPr>
                        <w:rFonts w:ascii="Cambria Math" w:hAnsi="Cambria Math"/>
                        <w:sz w:val="20"/>
                        <w:szCs w:val="20"/>
                      </w:rPr>
                      <m:t>-</m:t>
                    </m:r>
                    <m:f>
                      <m:fPr>
                        <m:ctrlPr>
                          <w:ins w:id="137" w:author="Max Ferguson [2]" w:date="2016-07-01T14:07:00Z">
                            <w:rPr>
                              <w:rFonts w:ascii="Cambria Math" w:hAnsi="Cambria Math"/>
                              <w:i/>
                              <w:iCs/>
                              <w:sz w:val="20"/>
                              <w:szCs w:val="20"/>
                            </w:rPr>
                          </w:ins>
                        </m:ctrlPr>
                      </m:fPr>
                      <m:num>
                        <m:r>
                          <w:rPr>
                            <w:rFonts w:ascii="Cambria Math" w:hAnsi="Cambria Math"/>
                            <w:sz w:val="20"/>
                            <w:szCs w:val="20"/>
                          </w:rPr>
                          <m:t>n</m:t>
                        </m:r>
                      </m:num>
                      <m:den>
                        <m:r>
                          <w:rPr>
                            <w:rFonts w:ascii="Cambria Math" w:hAnsi="Cambria Math"/>
                            <w:sz w:val="20"/>
                            <w:szCs w:val="20"/>
                          </w:rPr>
                          <m:t>2</m:t>
                        </m:r>
                      </m:den>
                    </m:f>
                    <m:r>
                      <m:rPr>
                        <m:sty m:val="p"/>
                      </m:rPr>
                      <w:rPr>
                        <w:rFonts w:ascii="Cambria Math" w:hAnsi="Cambria Math"/>
                        <w:sz w:val="20"/>
                        <w:szCs w:val="20"/>
                      </w:rPr>
                      <m:t>log2π</m:t>
                    </m:r>
                  </m:e>
                </m:d>
              </m:oMath>
            </m:oMathPara>
          </w:p>
        </w:tc>
        <w:tc>
          <w:tcPr>
            <w:tcW w:w="351" w:type="pct"/>
            <w:vAlign w:val="center"/>
          </w:tcPr>
          <w:p w14:paraId="48CB744B" w14:textId="77777777" w:rsidR="00DB73EA" w:rsidRPr="000229F1" w:rsidRDefault="00DB73EA" w:rsidP="00C940D0">
            <w:pPr>
              <w:jc w:val="both"/>
              <w:rPr>
                <w:sz w:val="20"/>
                <w:szCs w:val="20"/>
              </w:rPr>
            </w:pPr>
          </w:p>
          <w:p w14:paraId="4039347E" w14:textId="11AD5016" w:rsidR="00DB73EA" w:rsidRPr="000229F1" w:rsidRDefault="00D214A0" w:rsidP="00C940D0">
            <w:pPr>
              <w:jc w:val="right"/>
              <w:rPr>
                <w:sz w:val="20"/>
                <w:szCs w:val="20"/>
              </w:rPr>
            </w:pPr>
            <w:r>
              <w:rPr>
                <w:sz w:val="20"/>
                <w:szCs w:val="20"/>
              </w:rPr>
              <w:t>(</w:t>
            </w:r>
            <w:r w:rsidR="00E93B70">
              <w:rPr>
                <w:sz w:val="20"/>
                <w:szCs w:val="20"/>
              </w:rPr>
              <w:t>7</w:t>
            </w:r>
            <w:r w:rsidR="00DB73EA" w:rsidRPr="000229F1">
              <w:rPr>
                <w:sz w:val="20"/>
                <w:szCs w:val="20"/>
              </w:rPr>
              <w:t>)</w:t>
            </w:r>
          </w:p>
          <w:p w14:paraId="6D9F980B" w14:textId="77777777" w:rsidR="00DB73EA" w:rsidRPr="000229F1" w:rsidRDefault="00DB73EA" w:rsidP="00C940D0">
            <w:pPr>
              <w:jc w:val="both"/>
              <w:rPr>
                <w:sz w:val="20"/>
                <w:szCs w:val="20"/>
              </w:rPr>
            </w:pPr>
          </w:p>
        </w:tc>
      </w:tr>
    </w:tbl>
    <w:p w14:paraId="4C4C3D0F" w14:textId="0B1267E5" w:rsidR="00DB73EA" w:rsidRPr="000229F1"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545EA3">
        <w:rPr>
          <w:sz w:val="20"/>
          <w:szCs w:val="20"/>
        </w:rPr>
        <w:t>After</w:t>
      </w:r>
      <w:r w:rsidR="00E37445">
        <w:rPr>
          <w:sz w:val="20"/>
          <w:szCs w:val="20"/>
        </w:rPr>
        <w:t xml:space="preserve"> optimizing the hyper-parameters the length-scale hyper-parameter vector </w:t>
      </w:r>
      <m:oMath>
        <m:r>
          <m:rPr>
            <m:sty m:val="bi"/>
          </m:rPr>
          <w:rPr>
            <w:rFonts w:ascii="Cambria Math" w:hAnsi="Cambria Math" w:hint="eastAsia"/>
            <w:sz w:val="20"/>
            <w:szCs w:val="20"/>
          </w:rPr>
          <m:t>λ</m:t>
        </m:r>
      </m:oMath>
      <w:r w:rsidR="00E37445">
        <w:rPr>
          <w:b/>
          <w:sz w:val="20"/>
          <w:szCs w:val="20"/>
        </w:rPr>
        <w:t xml:space="preserve"> </w:t>
      </w:r>
      <w:r w:rsidR="00E37445" w:rsidRPr="00E37445">
        <w:rPr>
          <w:sz w:val="20"/>
          <w:szCs w:val="20"/>
        </w:rPr>
        <w:t xml:space="preserve">can </w:t>
      </w:r>
      <w:r w:rsidR="00E37445">
        <w:rPr>
          <w:sz w:val="20"/>
          <w:szCs w:val="20"/>
        </w:rPr>
        <w:t xml:space="preserve">be used to determine the relevance of each feature, </w:t>
      </w:r>
      <m:oMath>
        <m:sSub>
          <m:sSubPr>
            <m:ctrlPr>
              <w:ins w:id="138"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 A small value of </w:t>
      </w:r>
      <m:oMath>
        <m:sSub>
          <m:sSubPr>
            <m:ctrlPr>
              <w:ins w:id="139" w:author="Max Ferguson [2]" w:date="2016-07-01T14:07:00Z">
                <w:rPr>
                  <w:rFonts w:ascii="Cambria Math" w:hAnsi="Cambria Math"/>
                  <w:i/>
                  <w:sz w:val="20"/>
                  <w:szCs w:val="20"/>
                </w:rPr>
              </w:ins>
            </m:ctrlPr>
          </m:sSubPr>
          <m:e>
            <m:r>
              <w:rPr>
                <w:rFonts w:ascii="Cambria Math" w:hAnsi="Cambria Math" w:hint="eastAsia"/>
                <w:sz w:val="20"/>
                <w:szCs w:val="20"/>
              </w:rPr>
              <m:t>λ</m:t>
            </m:r>
            <m:ctrlPr>
              <w:ins w:id="140" w:author="Max Ferguson [2]" w:date="2016-07-01T14:07:00Z">
                <w:rPr>
                  <w:rFonts w:ascii="Cambria Math" w:hAnsi="Cambria Math" w:hint="eastAsia"/>
                  <w:i/>
                  <w:sz w:val="20"/>
                  <w:szCs w:val="20"/>
                </w:rPr>
              </w:ins>
            </m:ctrlPr>
          </m:e>
          <m:sub>
            <m:r>
              <w:rPr>
                <w:rFonts w:ascii="Cambria Math" w:hAnsi="Cambria Math"/>
                <w:sz w:val="20"/>
                <w:szCs w:val="20"/>
              </w:rPr>
              <m:t>i</m:t>
            </m:r>
          </m:sub>
        </m:sSub>
      </m:oMath>
      <w:r w:rsidR="00E37445">
        <w:rPr>
          <w:sz w:val="20"/>
          <w:szCs w:val="20"/>
        </w:rPr>
        <w:t xml:space="preserve"> indicates high relevancy of </w:t>
      </w:r>
      <m:oMath>
        <m:sSub>
          <m:sSubPr>
            <m:ctrlPr>
              <w:ins w:id="141"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while a large value indicates low relevancy.</w:t>
      </w:r>
    </w:p>
    <w:p w14:paraId="23CF3A7F" w14:textId="77777777" w:rsidR="00DB73EA" w:rsidRPr="000229F1" w:rsidRDefault="00DB73EA"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773A64" w14:textId="3EB66552" w:rsidR="000229F1" w:rsidRPr="000229F1" w:rsidRDefault="00545EA3"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5</w:t>
      </w:r>
      <w:r w:rsidR="000229F1" w:rsidRPr="000229F1">
        <w:rPr>
          <w:b/>
          <w:sz w:val="20"/>
          <w:szCs w:val="20"/>
        </w:rPr>
        <w:t>.</w:t>
      </w:r>
      <w:r w:rsidR="001026FB">
        <w:rPr>
          <w:b/>
          <w:sz w:val="20"/>
          <w:szCs w:val="20"/>
        </w:rPr>
        <w:t>5</w:t>
      </w:r>
      <w:r w:rsidR="000229F1" w:rsidRPr="000229F1">
        <w:rPr>
          <w:b/>
          <w:sz w:val="20"/>
          <w:szCs w:val="20"/>
        </w:rPr>
        <w:t xml:space="preserve"> </w:t>
      </w:r>
      <w:r w:rsidR="00E93B70">
        <w:rPr>
          <w:b/>
          <w:sz w:val="20"/>
          <w:szCs w:val="20"/>
        </w:rPr>
        <w:t xml:space="preserve">Predicting tool condition </w:t>
      </w:r>
    </w:p>
    <w:p w14:paraId="2D4E2DD9" w14:textId="4CC302C3" w:rsidR="000229F1" w:rsidRDefault="00E93B70" w:rsidP="00E93B70">
      <w:pPr>
        <w:jc w:val="both"/>
        <w:rPr>
          <w:sz w:val="20"/>
          <w:szCs w:val="20"/>
        </w:rPr>
      </w:pPr>
      <w:r w:rsidRPr="00E93B70">
        <w:rPr>
          <w:sz w:val="20"/>
          <w:szCs w:val="20"/>
        </w:rPr>
        <w:t xml:space="preserve">Since </w:t>
      </w:r>
      <w:r>
        <w:rPr>
          <w:sz w:val="20"/>
          <w:szCs w:val="20"/>
        </w:rPr>
        <w:t xml:space="preserve">the distribution conditional on any subset of the data is assumed to be Gaussian distributed, the posterior distribution </w:t>
      </w:r>
      <m:oMath>
        <m:r>
          <w:rPr>
            <w:rFonts w:ascii="Cambria Math" w:hAnsi="Cambria Math"/>
            <w:sz w:val="20"/>
            <w:szCs w:val="20"/>
          </w:rPr>
          <m:t>p(</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oMath>
      <w:r>
        <w:rPr>
          <w:sz w:val="20"/>
          <w:szCs w:val="20"/>
        </w:rPr>
        <w:t xml:space="preserve"> on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oMath>
      <w:r>
        <w:rPr>
          <w:sz w:val="20"/>
          <w:szCs w:val="20"/>
        </w:rPr>
        <w:t xml:space="preserve"> can be expressed as a Gaussian distribution </w:t>
      </w:r>
      <w:sdt>
        <w:sdtPr>
          <w:rPr>
            <w:sz w:val="20"/>
            <w:szCs w:val="20"/>
          </w:rPr>
          <w:id w:val="-1600245017"/>
          <w:citation/>
        </w:sdtPr>
        <w:sdtContent>
          <w:r>
            <w:rPr>
              <w:sz w:val="20"/>
              <w:szCs w:val="20"/>
            </w:rPr>
            <w:fldChar w:fldCharType="begin"/>
          </w:r>
          <w:r>
            <w:rPr>
              <w:sz w:val="20"/>
              <w:szCs w:val="20"/>
            </w:rPr>
            <w:instrText xml:space="preserve"> CITATION CRa06 \l 1033 </w:instrText>
          </w:r>
          <w:r>
            <w:rPr>
              <w:sz w:val="20"/>
              <w:szCs w:val="20"/>
            </w:rPr>
            <w:fldChar w:fldCharType="separate"/>
          </w:r>
          <w:r w:rsidR="007C3925" w:rsidRPr="007C3925">
            <w:rPr>
              <w:noProof/>
              <w:sz w:val="20"/>
              <w:szCs w:val="20"/>
            </w:rPr>
            <w:t>[1]</w:t>
          </w:r>
          <w:r>
            <w:rPr>
              <w:sz w:val="20"/>
              <w:szCs w:val="20"/>
            </w:rPr>
            <w:fldChar w:fldCharType="end"/>
          </w:r>
        </w:sdtContent>
      </w:sdt>
      <w:r>
        <w:rPr>
          <w:sz w:val="20"/>
          <w:szCs w:val="20"/>
        </w:rPr>
        <w:t>:</w:t>
      </w:r>
    </w:p>
    <w:p w14:paraId="527E5438" w14:textId="77777777" w:rsidR="00C940D0" w:rsidRDefault="00C940D0" w:rsidP="00792160">
      <w:pPr>
        <w:rPr>
          <w:b/>
          <w:sz w:val="20"/>
          <w:szCs w:val="20"/>
        </w:rPr>
      </w:pPr>
    </w:p>
    <w:tbl>
      <w:tblPr>
        <w:tblW w:w="5000" w:type="pct"/>
        <w:tblLayout w:type="fixed"/>
        <w:tblLook w:val="04A0" w:firstRow="1" w:lastRow="0" w:firstColumn="1" w:lastColumn="0" w:noHBand="0" w:noVBand="1"/>
      </w:tblPr>
      <w:tblGrid>
        <w:gridCol w:w="8033"/>
        <w:gridCol w:w="607"/>
      </w:tblGrid>
      <w:tr w:rsidR="00E93B70" w:rsidRPr="000229F1" w14:paraId="623D1711" w14:textId="77777777" w:rsidTr="00F2511B">
        <w:tc>
          <w:tcPr>
            <w:tcW w:w="4649" w:type="pct"/>
            <w:vAlign w:val="center"/>
          </w:tcPr>
          <w:p w14:paraId="534DD9B7" w14:textId="77777777" w:rsidR="00E93B70" w:rsidRPr="00E93B70" w:rsidRDefault="00E93B70" w:rsidP="00E93B70">
            <w:pPr>
              <w:rPr>
                <w:sz w:val="20"/>
                <w:szCs w:val="20"/>
              </w:rPr>
            </w:pPr>
            <m:oMathPara>
              <m:oMath>
                <m:r>
                  <w:rPr>
                    <w:rFonts w:ascii="Cambria Math" w:hAnsi="Cambria Math"/>
                    <w:sz w:val="20"/>
                    <w:szCs w:val="20"/>
                  </w:rPr>
                  <m:t>p</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 xml:space="preserve">= </m:t>
                </m:r>
                <m:r>
                  <m:rPr>
                    <m:scr m:val="script"/>
                  </m:rPr>
                  <w:rPr>
                    <w:rFonts w:ascii="Cambria Math" w:hAnsi="Cambria Math"/>
                    <w:sz w:val="22"/>
                    <w:szCs w:val="22"/>
                    <w:lang w:val="en-GB"/>
                  </w:rPr>
                  <m:t>N(</m:t>
                </m:r>
                <m:sSup>
                  <m:sSupPr>
                    <m:ctrlPr>
                      <w:rPr>
                        <w:rFonts w:ascii="Cambria Math" w:hAnsi="Cambria Math"/>
                        <w:i/>
                        <w:sz w:val="22"/>
                        <w:szCs w:val="22"/>
                        <w:lang w:val="en-GB"/>
                      </w:rPr>
                    </m:ctrlPr>
                  </m:sSupPr>
                  <m:e>
                    <m:r>
                      <w:rPr>
                        <w:rFonts w:ascii="Cambria Math" w:hAnsi="Cambria Math"/>
                        <w:sz w:val="22"/>
                        <w:szCs w:val="22"/>
                        <w:lang w:val="en-GB"/>
                      </w:rPr>
                      <m:t>y</m:t>
                    </m:r>
                  </m:e>
                  <m:sup>
                    <m:r>
                      <w:rPr>
                        <w:rFonts w:ascii="Cambria Math" w:hAnsi="Cambria Math"/>
                        <w:sz w:val="22"/>
                        <w:szCs w:val="22"/>
                        <w:lang w:val="en-GB"/>
                      </w:rPr>
                      <m:t>new</m:t>
                    </m:r>
                  </m:sup>
                </m:sSup>
                <m:r>
                  <w:rPr>
                    <w:rFonts w:ascii="Cambria Math" w:hAnsi="Cambria Math"/>
                    <w:sz w:val="22"/>
                    <w:szCs w:val="22"/>
                    <w:lang w:val="en-GB"/>
                  </w:rPr>
                  <m:t>;μ</m:t>
                </m:r>
                <m:d>
                  <m:dPr>
                    <m:ctrlPr>
                      <w:rPr>
                        <w:rFonts w:ascii="Cambria Math" w:hAnsi="Cambria Math"/>
                        <w:i/>
                        <w:sz w:val="22"/>
                        <w:szCs w:val="22"/>
                        <w:lang w:val="en-GB"/>
                      </w:rPr>
                    </m:ctrlPr>
                  </m:dPr>
                  <m:e>
                    <m:sSup>
                      <m:sSupPr>
                        <m:ctrlPr>
                          <w:rPr>
                            <w:rFonts w:ascii="Cambria Math" w:hAnsi="Cambria Math"/>
                            <w:i/>
                            <w:sz w:val="22"/>
                            <w:szCs w:val="22"/>
                            <w:lang w:val="en-GB"/>
                          </w:rPr>
                        </m:ctrlPr>
                      </m:sSupPr>
                      <m:e>
                        <m:r>
                          <w:rPr>
                            <w:rFonts w:ascii="Cambria Math" w:hAnsi="Cambria Math"/>
                            <w:sz w:val="22"/>
                            <w:szCs w:val="22"/>
                            <w:lang w:val="en-GB"/>
                          </w:rPr>
                          <m:t>x</m:t>
                        </m:r>
                      </m:e>
                      <m:sup>
                        <m:r>
                          <w:rPr>
                            <w:rFonts w:ascii="Cambria Math" w:hAnsi="Cambria Math"/>
                            <w:sz w:val="22"/>
                            <w:szCs w:val="22"/>
                            <w:lang w:val="en-GB"/>
                          </w:rPr>
                          <m:t>new</m:t>
                        </m:r>
                      </m:sup>
                    </m:sSup>
                  </m:e>
                  <m:e>
                    <m:sSub>
                      <m:sSubPr>
                        <m:ctrlPr>
                          <w:rPr>
                            <w:rFonts w:ascii="Cambria Math" w:hAnsi="Cambria Math"/>
                            <w:i/>
                            <w:sz w:val="22"/>
                            <w:szCs w:val="22"/>
                            <w:lang w:val="en-GB"/>
                          </w:rPr>
                        </m:ctrlPr>
                      </m:sSubPr>
                      <m:e>
                        <m:r>
                          <m:rPr>
                            <m:sty m:val="bi"/>
                          </m:rPr>
                          <w:rPr>
                            <w:rFonts w:ascii="Cambria Math" w:hAnsi="Cambria Math"/>
                            <w:sz w:val="22"/>
                            <w:szCs w:val="22"/>
                            <w:lang w:val="en-GB"/>
                          </w:rPr>
                          <m:t>D</m:t>
                        </m:r>
                      </m:e>
                      <m:sub>
                        <m:r>
                          <w:rPr>
                            <w:rFonts w:ascii="Cambria Math" w:hAnsi="Cambria Math"/>
                            <w:sz w:val="22"/>
                            <w:szCs w:val="22"/>
                            <w:lang w:val="en-GB"/>
                          </w:rPr>
                          <m:t>q</m:t>
                        </m:r>
                      </m:sub>
                    </m:sSub>
                  </m:e>
                </m:d>
                <m:r>
                  <w:rPr>
                    <w:rFonts w:ascii="Cambria Math" w:hAnsi="Cambria Math"/>
                    <w:sz w:val="22"/>
                    <w:szCs w:val="22"/>
                    <w:lang w:val="en-GB"/>
                  </w:rPr>
                  <m:t xml:space="preserve">, </m:t>
                </m:r>
                <m:sSup>
                  <m:sSupPr>
                    <m:ctrlPr>
                      <w:rPr>
                        <w:rFonts w:ascii="Cambria Math" w:hAnsi="Cambria Math"/>
                        <w:i/>
                        <w:sz w:val="22"/>
                        <w:szCs w:val="22"/>
                        <w:lang w:val="en-GB"/>
                      </w:rPr>
                    </m:ctrlPr>
                  </m:sSupPr>
                  <m:e>
                    <m:r>
                      <w:rPr>
                        <w:rFonts w:ascii="Cambria Math" w:hAnsi="Cambria Math"/>
                        <w:sz w:val="22"/>
                        <w:szCs w:val="22"/>
                        <w:lang w:val="en-GB"/>
                      </w:rPr>
                      <m:t>σ</m:t>
                    </m:r>
                  </m:e>
                  <m:sup>
                    <m:r>
                      <w:rPr>
                        <w:rFonts w:ascii="Cambria Math" w:hAnsi="Cambria Math"/>
                        <w:sz w:val="22"/>
                        <w:szCs w:val="22"/>
                        <w:lang w:val="en-GB"/>
                      </w:rPr>
                      <m:t>2</m:t>
                    </m:r>
                  </m:sup>
                </m:sSup>
                <m:r>
                  <w:rPr>
                    <w:rFonts w:ascii="Cambria Math" w:hAnsi="Cambria Math"/>
                    <w:sz w:val="22"/>
                    <w:szCs w:val="22"/>
                    <w:lang w:val="en-GB"/>
                  </w:rPr>
                  <m:t>(</m:t>
                </m:r>
                <m:sSup>
                  <m:sSupPr>
                    <m:ctrlPr>
                      <w:rPr>
                        <w:rFonts w:ascii="Cambria Math" w:hAnsi="Cambria Math"/>
                        <w:i/>
                        <w:sz w:val="22"/>
                        <w:szCs w:val="22"/>
                        <w:lang w:val="en-GB"/>
                      </w:rPr>
                    </m:ctrlPr>
                  </m:sSupPr>
                  <m:e>
                    <m:r>
                      <w:rPr>
                        <w:rFonts w:ascii="Cambria Math" w:hAnsi="Cambria Math"/>
                        <w:sz w:val="22"/>
                        <w:szCs w:val="22"/>
                        <w:lang w:val="en-GB"/>
                      </w:rPr>
                      <m:t>x</m:t>
                    </m:r>
                  </m:e>
                  <m:sup>
                    <m:r>
                      <w:rPr>
                        <w:rFonts w:ascii="Cambria Math" w:hAnsi="Cambria Math"/>
                        <w:sz w:val="22"/>
                        <w:szCs w:val="22"/>
                        <w:lang w:val="en-GB"/>
                      </w:rPr>
                      <m:t>new</m:t>
                    </m:r>
                  </m:sup>
                </m:sSup>
                <m:r>
                  <w:rPr>
                    <w:rFonts w:ascii="Cambria Math" w:hAnsi="Cambria Math"/>
                    <w:sz w:val="22"/>
                    <w:szCs w:val="22"/>
                    <w:lang w:val="en-GB"/>
                  </w:rPr>
                  <m:t>|</m:t>
                </m:r>
                <m:sSub>
                  <m:sSubPr>
                    <m:ctrlPr>
                      <w:rPr>
                        <w:rFonts w:ascii="Cambria Math" w:hAnsi="Cambria Math"/>
                        <w:i/>
                        <w:sz w:val="22"/>
                        <w:szCs w:val="22"/>
                        <w:lang w:val="en-GB"/>
                      </w:rPr>
                    </m:ctrlPr>
                  </m:sSubPr>
                  <m:e>
                    <m:r>
                      <m:rPr>
                        <m:sty m:val="bi"/>
                      </m:rPr>
                      <w:rPr>
                        <w:rFonts w:ascii="Cambria Math" w:hAnsi="Cambria Math"/>
                        <w:sz w:val="22"/>
                        <w:szCs w:val="22"/>
                        <w:lang w:val="en-GB"/>
                      </w:rPr>
                      <m:t>D</m:t>
                    </m:r>
                  </m:e>
                  <m:sub>
                    <m:r>
                      <w:rPr>
                        <w:rFonts w:ascii="Cambria Math" w:hAnsi="Cambria Math"/>
                        <w:sz w:val="22"/>
                        <w:szCs w:val="22"/>
                        <w:lang w:val="en-GB"/>
                      </w:rPr>
                      <m:t>q</m:t>
                    </m:r>
                  </m:sub>
                </m:sSub>
                <m:r>
                  <w:rPr>
                    <w:rFonts w:ascii="Cambria Math" w:hAnsi="Cambria Math"/>
                    <w:sz w:val="22"/>
                    <w:szCs w:val="22"/>
                    <w:lang w:val="en-GB"/>
                  </w:rPr>
                  <m:t>))</m:t>
                </m:r>
                <m:r>
                  <w:rPr>
                    <w:rFonts w:ascii="Cambria Math" w:hAnsi="Cambria Math"/>
                    <w:sz w:val="20"/>
                    <w:szCs w:val="20"/>
                  </w:rPr>
                  <m:t xml:space="preserve"> </m:t>
                </m:r>
              </m:oMath>
            </m:oMathPara>
          </w:p>
          <w:p w14:paraId="3BB45BA0" w14:textId="222DD4EA" w:rsidR="00E93B70" w:rsidRPr="009509D2" w:rsidRDefault="00E93B70"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tc>
        <w:tc>
          <w:tcPr>
            <w:tcW w:w="351" w:type="pct"/>
            <w:vAlign w:val="center"/>
          </w:tcPr>
          <w:p w14:paraId="112BDEC5" w14:textId="77777777" w:rsidR="00E93B70" w:rsidRPr="000229F1" w:rsidRDefault="00E93B70" w:rsidP="00F2511B">
            <w:pPr>
              <w:jc w:val="both"/>
              <w:rPr>
                <w:sz w:val="20"/>
                <w:szCs w:val="20"/>
              </w:rPr>
            </w:pPr>
          </w:p>
          <w:p w14:paraId="5B0DF6A5" w14:textId="561732D1" w:rsidR="00E93B70" w:rsidRPr="000229F1" w:rsidRDefault="00E93B70" w:rsidP="00F2511B">
            <w:pPr>
              <w:jc w:val="right"/>
              <w:rPr>
                <w:sz w:val="20"/>
                <w:szCs w:val="20"/>
              </w:rPr>
            </w:pPr>
            <w:r w:rsidRPr="000229F1">
              <w:rPr>
                <w:sz w:val="20"/>
                <w:szCs w:val="20"/>
              </w:rPr>
              <w:t>(</w:t>
            </w:r>
            <w:r>
              <w:rPr>
                <w:sz w:val="20"/>
                <w:szCs w:val="20"/>
              </w:rPr>
              <w:t>8</w:t>
            </w:r>
            <w:r w:rsidRPr="000229F1">
              <w:rPr>
                <w:sz w:val="20"/>
                <w:szCs w:val="20"/>
              </w:rPr>
              <w:t>)</w:t>
            </w:r>
          </w:p>
          <w:p w14:paraId="41BBF1EE" w14:textId="77777777" w:rsidR="00E93B70" w:rsidRPr="000229F1" w:rsidRDefault="00E93B70" w:rsidP="00F2511B">
            <w:pPr>
              <w:jc w:val="both"/>
              <w:rPr>
                <w:sz w:val="20"/>
                <w:szCs w:val="20"/>
              </w:rPr>
            </w:pPr>
          </w:p>
        </w:tc>
      </w:tr>
    </w:tbl>
    <w:p w14:paraId="41AB2212" w14:textId="18CA94D5" w:rsidR="00542EFD" w:rsidRDefault="00542EFD" w:rsidP="00792160">
      <w:pPr>
        <w:rPr>
          <w:sz w:val="20"/>
          <w:szCs w:val="20"/>
        </w:rPr>
      </w:pPr>
      <w:r w:rsidRPr="00542EFD">
        <w:rPr>
          <w:sz w:val="20"/>
          <w:szCs w:val="20"/>
        </w:rPr>
        <w:t xml:space="preserve">The </w:t>
      </w:r>
      <w:r>
        <w:rPr>
          <w:sz w:val="20"/>
          <w:szCs w:val="20"/>
        </w:rPr>
        <w:t xml:space="preserve">posterior distribution on the tool condition can be expressed by its mean </w:t>
      </w:r>
      <m:oMath>
        <m:r>
          <w:rPr>
            <w:rFonts w:ascii="Cambria Math" w:hAnsi="Cambria Math"/>
            <w:sz w:val="20"/>
            <w:szCs w:val="20"/>
          </w:rPr>
          <m:t>μ</m:t>
        </m:r>
      </m:oMath>
      <w:r>
        <w:rPr>
          <w:sz w:val="20"/>
          <w:szCs w:val="20"/>
        </w:rPr>
        <w:t xml:space="preserve"> and variance </w:t>
      </w:r>
      <m:oMath>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m:t>
        </m:r>
      </m:oMath>
      <w:r>
        <w:rPr>
          <w:sz w:val="20"/>
          <w:szCs w:val="20"/>
        </w:rPr>
        <w:t xml:space="preserve"> both of which have closed-form representations:</w:t>
      </w:r>
    </w:p>
    <w:p w14:paraId="04150802" w14:textId="77777777" w:rsidR="00542EFD" w:rsidRDefault="00542EFD" w:rsidP="00792160">
      <w:pPr>
        <w:rPr>
          <w:sz w:val="20"/>
          <w:szCs w:val="20"/>
        </w:rPr>
      </w:pPr>
    </w:p>
    <w:tbl>
      <w:tblPr>
        <w:tblW w:w="5000" w:type="pct"/>
        <w:tblLayout w:type="fixed"/>
        <w:tblLook w:val="04A0" w:firstRow="1" w:lastRow="0" w:firstColumn="1" w:lastColumn="0" w:noHBand="0" w:noVBand="1"/>
      </w:tblPr>
      <w:tblGrid>
        <w:gridCol w:w="8033"/>
        <w:gridCol w:w="607"/>
      </w:tblGrid>
      <w:tr w:rsidR="00542EFD" w:rsidRPr="000229F1" w14:paraId="28C6BCD4" w14:textId="77777777" w:rsidTr="00F2511B">
        <w:tc>
          <w:tcPr>
            <w:tcW w:w="4649" w:type="pct"/>
            <w:vAlign w:val="center"/>
          </w:tcPr>
          <w:p w14:paraId="35E0F145" w14:textId="6509A8A7" w:rsidR="00542EFD" w:rsidRPr="00E93B70" w:rsidRDefault="00542EFD" w:rsidP="00F2511B">
            <w:pPr>
              <w:rPr>
                <w:sz w:val="20"/>
                <w:szCs w:val="20"/>
              </w:rPr>
            </w:pPr>
            <m:oMathPara>
              <m:oMath>
                <m:r>
                  <w:rPr>
                    <w:rFonts w:ascii="Cambria Math" w:hAnsi="Cambria Math"/>
                    <w:sz w:val="20"/>
                    <w:szCs w:val="20"/>
                  </w:rPr>
                  <m:t>μ</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T</m:t>
                    </m:r>
                  </m:sup>
                </m:sSup>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-1</m:t>
                    </m:r>
                  </m:sup>
                </m:sSup>
                <m:sSup>
                  <m:sSupPr>
                    <m:ctrlPr>
                      <w:rPr>
                        <w:rFonts w:ascii="Cambria Math" w:hAnsi="Cambria Math"/>
                        <w:b/>
                        <w:i/>
                        <w:sz w:val="20"/>
                        <w:szCs w:val="20"/>
                      </w:rPr>
                    </m:ctrlPr>
                  </m:sSupPr>
                  <m:e>
                    <m:r>
                      <m:rPr>
                        <m:sty m:val="bi"/>
                      </m:rPr>
                      <w:rPr>
                        <w:rFonts w:ascii="Cambria Math" w:hAnsi="Cambria Math"/>
                        <w:sz w:val="20"/>
                        <w:szCs w:val="20"/>
                      </w:rPr>
                      <m:t>y</m:t>
                    </m:r>
                  </m:e>
                  <m:sup>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oMath>
            </m:oMathPara>
          </w:p>
          <w:p w14:paraId="1194B4EB" w14:textId="77777777" w:rsidR="00542EFD" w:rsidRPr="009509D2" w:rsidRDefault="00542EFD"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tc>
        <w:tc>
          <w:tcPr>
            <w:tcW w:w="351" w:type="pct"/>
            <w:vAlign w:val="center"/>
          </w:tcPr>
          <w:p w14:paraId="10ED4E7A" w14:textId="77777777" w:rsidR="00542EFD" w:rsidRPr="000229F1" w:rsidRDefault="00542EFD" w:rsidP="00F2511B">
            <w:pPr>
              <w:jc w:val="both"/>
              <w:rPr>
                <w:sz w:val="20"/>
                <w:szCs w:val="20"/>
              </w:rPr>
            </w:pPr>
          </w:p>
          <w:p w14:paraId="7AE84D26" w14:textId="476CD444" w:rsidR="00542EFD" w:rsidRPr="000229F1" w:rsidRDefault="00542EFD" w:rsidP="00F2511B">
            <w:pPr>
              <w:jc w:val="right"/>
              <w:rPr>
                <w:sz w:val="20"/>
                <w:szCs w:val="20"/>
              </w:rPr>
            </w:pPr>
            <w:r w:rsidRPr="000229F1">
              <w:rPr>
                <w:sz w:val="20"/>
                <w:szCs w:val="20"/>
              </w:rPr>
              <w:t>(</w:t>
            </w:r>
            <w:r>
              <w:rPr>
                <w:sz w:val="20"/>
                <w:szCs w:val="20"/>
              </w:rPr>
              <w:t>9</w:t>
            </w:r>
            <w:r w:rsidRPr="000229F1">
              <w:rPr>
                <w:sz w:val="20"/>
                <w:szCs w:val="20"/>
              </w:rPr>
              <w:t>)</w:t>
            </w:r>
          </w:p>
          <w:p w14:paraId="3CE498CD" w14:textId="77777777" w:rsidR="00542EFD" w:rsidRPr="000229F1" w:rsidRDefault="00542EFD" w:rsidP="00F2511B">
            <w:pPr>
              <w:jc w:val="both"/>
              <w:rPr>
                <w:sz w:val="20"/>
                <w:szCs w:val="20"/>
              </w:rPr>
            </w:pPr>
          </w:p>
        </w:tc>
      </w:tr>
      <w:tr w:rsidR="00542EFD" w:rsidRPr="000229F1" w14:paraId="7FE2FE74" w14:textId="77777777" w:rsidTr="00542EFD">
        <w:tc>
          <w:tcPr>
            <w:tcW w:w="4649" w:type="pct"/>
            <w:vAlign w:val="center"/>
          </w:tcPr>
          <w:p w14:paraId="6B46C803" w14:textId="01D5D4B1" w:rsidR="00542EFD" w:rsidRPr="00542EFD" w:rsidRDefault="00542EFD" w:rsidP="00F2511B">
            <w:pPr>
              <w:rPr>
                <w:rFonts w:ascii="Cambria Math" w:hAnsi="Cambria Math"/>
                <w:sz w:val="20"/>
                <w:szCs w:val="20"/>
                <w:oMath/>
              </w:rPr>
            </w:pPr>
            <m:oMathPara>
              <m:oMath>
                <m:r>
                  <w:rPr>
                    <w:rFonts w:ascii="Cambria Math" w:hAnsi="Cambria Math"/>
                    <w:sz w:val="20"/>
                    <w:szCs w:val="20"/>
                  </w:rPr>
                  <m:t>σ</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k</m:t>
                    </m:r>
                    <m:d>
                      <m:dPr>
                        <m:ctrlPr>
                          <w:rPr>
                            <w:rFonts w:ascii="Cambria Math" w:hAnsi="Cambria Math"/>
                            <w:i/>
                            <w:sz w:val="20"/>
                            <w:szCs w:val="20"/>
                          </w:rPr>
                        </m:ctrlPr>
                      </m:dPr>
                      <m:e>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t</m:t>
                        </m:r>
                      </m:sup>
                    </m:sSup>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-1</m:t>
                        </m:r>
                      </m:sup>
                    </m:sSup>
                    <m:r>
                      <m:rPr>
                        <m:sty m:val="bi"/>
                      </m:rPr>
                      <w:rPr>
                        <w:rFonts w:ascii="Cambria Math" w:hAnsi="Cambria Math"/>
                        <w:sz w:val="20"/>
                        <w:szCs w:val="20"/>
                      </w:rPr>
                      <m:t>k</m:t>
                    </m:r>
                  </m:e>
                </m:rad>
              </m:oMath>
            </m:oMathPara>
          </w:p>
          <w:p w14:paraId="1574015F" w14:textId="77777777" w:rsidR="00542EFD" w:rsidRPr="00542EFD" w:rsidRDefault="00542EFD" w:rsidP="00542EFD">
            <w:pPr>
              <w:rPr>
                <w:rFonts w:ascii="Cambria Math" w:hAnsi="Cambria Math"/>
                <w:sz w:val="20"/>
                <w:szCs w:val="20"/>
                <w:oMath/>
              </w:rPr>
            </w:pPr>
          </w:p>
        </w:tc>
        <w:tc>
          <w:tcPr>
            <w:tcW w:w="351" w:type="pct"/>
            <w:vAlign w:val="center"/>
          </w:tcPr>
          <w:p w14:paraId="1E654ABE" w14:textId="77777777" w:rsidR="00542EFD" w:rsidRPr="000229F1" w:rsidRDefault="00542EFD" w:rsidP="00F2511B">
            <w:pPr>
              <w:jc w:val="both"/>
              <w:rPr>
                <w:sz w:val="20"/>
                <w:szCs w:val="20"/>
              </w:rPr>
            </w:pPr>
          </w:p>
          <w:p w14:paraId="2EF11B77" w14:textId="775A0981" w:rsidR="00542EFD" w:rsidRPr="000229F1" w:rsidRDefault="00542EFD" w:rsidP="00542EFD">
            <w:pPr>
              <w:jc w:val="both"/>
              <w:rPr>
                <w:sz w:val="20"/>
                <w:szCs w:val="20"/>
              </w:rPr>
            </w:pPr>
            <w:r w:rsidRPr="000229F1">
              <w:rPr>
                <w:sz w:val="20"/>
                <w:szCs w:val="20"/>
              </w:rPr>
              <w:t>(</w:t>
            </w:r>
            <w:r>
              <w:rPr>
                <w:sz w:val="20"/>
                <w:szCs w:val="20"/>
              </w:rPr>
              <w:t>10</w:t>
            </w:r>
            <w:r w:rsidRPr="000229F1">
              <w:rPr>
                <w:sz w:val="20"/>
                <w:szCs w:val="20"/>
              </w:rPr>
              <w:t>)</w:t>
            </w:r>
          </w:p>
          <w:p w14:paraId="72B75FCC" w14:textId="77777777" w:rsidR="00542EFD" w:rsidRPr="000229F1" w:rsidRDefault="00542EFD" w:rsidP="00F2511B">
            <w:pPr>
              <w:jc w:val="both"/>
              <w:rPr>
                <w:sz w:val="20"/>
                <w:szCs w:val="20"/>
              </w:rPr>
            </w:pPr>
          </w:p>
        </w:tc>
      </w:tr>
    </w:tbl>
    <w:p w14:paraId="404C42D4" w14:textId="77777777" w:rsidR="00607719" w:rsidRDefault="00607719" w:rsidP="00792160">
      <w:pPr>
        <w:rPr>
          <w:sz w:val="20"/>
          <w:szCs w:val="20"/>
        </w:rPr>
      </w:pPr>
    </w:p>
    <w:p w14:paraId="34AB438B" w14:textId="232B6E96" w:rsidR="008616F1" w:rsidRDefault="008616F1" w:rsidP="00792160">
      <w:pPr>
        <w:rPr>
          <w:b/>
          <w:sz w:val="20"/>
          <w:szCs w:val="20"/>
        </w:rPr>
      </w:pPr>
      <w:r w:rsidRPr="008616F1">
        <w:rPr>
          <w:b/>
          <w:sz w:val="20"/>
          <w:szCs w:val="20"/>
        </w:rPr>
        <w:t>5.6</w:t>
      </w:r>
      <w:r>
        <w:rPr>
          <w:b/>
          <w:sz w:val="20"/>
          <w:szCs w:val="20"/>
        </w:rPr>
        <w:t xml:space="preserve"> Smoothing </w:t>
      </w:r>
      <w:r w:rsidR="002359AE">
        <w:rPr>
          <w:b/>
          <w:sz w:val="20"/>
          <w:szCs w:val="20"/>
        </w:rPr>
        <w:t>Predicted Tool Condition</w:t>
      </w:r>
      <w:r>
        <w:rPr>
          <w:b/>
          <w:sz w:val="20"/>
          <w:szCs w:val="20"/>
        </w:rPr>
        <w:t xml:space="preserve"> </w:t>
      </w:r>
    </w:p>
    <w:p w14:paraId="3F2512BC" w14:textId="77777777" w:rsidR="008019D7" w:rsidRDefault="006D3994" w:rsidP="006D3994">
      <w:pPr>
        <w:jc w:val="both"/>
        <w:rPr>
          <w:sz w:val="20"/>
          <w:szCs w:val="20"/>
        </w:rPr>
      </w:pPr>
      <w:r w:rsidRPr="006D3994">
        <w:rPr>
          <w:sz w:val="20"/>
          <w:szCs w:val="20"/>
        </w:rPr>
        <w:t xml:space="preserve">As </w:t>
      </w:r>
      <w:r>
        <w:rPr>
          <w:sz w:val="20"/>
          <w:szCs w:val="20"/>
        </w:rPr>
        <w:t>each prediction is based on a single milling machine action, the predictions are likely to contain a large amount of random noise. By incorporating the prior knowledge that the state of the tool is likely correlated with the previous tool condition we can smooth the predicted values. We define the correlation function between two successive predictions as:</w:t>
      </w:r>
    </w:p>
    <w:p w14:paraId="0CB5221F" w14:textId="6D3A434D" w:rsidR="006D3994" w:rsidRDefault="006D3994" w:rsidP="006D3994">
      <w:pPr>
        <w:jc w:val="both"/>
        <w:rPr>
          <w:sz w:val="20"/>
          <w:szCs w:val="20"/>
        </w:rPr>
      </w:pPr>
    </w:p>
    <w:p w14:paraId="149E7C6E" w14:textId="58172400" w:rsidR="006D3994" w:rsidRDefault="005A22AE" w:rsidP="006D3994">
      <w:pPr>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ij</m:t>
              </m:r>
            </m:sub>
          </m:sSub>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func>
                <m:funcPr>
                  <m:ctrlPr>
                    <w:rPr>
                      <w:rFonts w:ascii="Cambria Math" w:hAnsi="Cambria Math"/>
                      <w:i/>
                      <w:sz w:val="20"/>
                      <w:szCs w:val="20"/>
                    </w:rPr>
                  </m:ctrlPr>
                </m:funcPr>
                <m:fName>
                  <m:r>
                    <m:rPr>
                      <m:sty m:val="p"/>
                    </m:rPr>
                    <w:rPr>
                      <w:rFonts w:ascii="Cambria Math" w:hAnsi="Cambria Math"/>
                      <w:sz w:val="20"/>
                      <w:szCs w:val="20"/>
                    </w:rPr>
                    <m:t>exp</m:t>
                  </m:r>
                </m:fName>
                <m:e>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e>
                      </m:d>
                    </m:e>
                  </m:d>
                </m:e>
              </m:func>
            </m:den>
          </m:f>
        </m:oMath>
      </m:oMathPara>
    </w:p>
    <w:p w14:paraId="1CE7216E" w14:textId="1BEAAA93" w:rsidR="006D3994" w:rsidRPr="006D3994" w:rsidRDefault="006D3994" w:rsidP="006D3994">
      <w:pPr>
        <w:jc w:val="both"/>
        <w:rPr>
          <w:sz w:val="20"/>
          <w:szCs w:val="20"/>
        </w:rPr>
      </w:pPr>
      <w:r>
        <w:rPr>
          <w:sz w:val="20"/>
          <w:szCs w:val="20"/>
        </w:rPr>
        <w:t xml:space="preserve"> </w:t>
      </w:r>
    </w:p>
    <w:p w14:paraId="31D4B6FB" w14:textId="06A3A731" w:rsidR="008019D7" w:rsidRDefault="008019D7">
      <w:pPr>
        <w:rPr>
          <w:sz w:val="20"/>
          <w:szCs w:val="20"/>
        </w:rPr>
      </w:pPr>
      <w:r>
        <w:rPr>
          <w:sz w:val="20"/>
          <w:szCs w:val="20"/>
        </w:rPr>
        <w:t xml:space="preserve">We assume that any two predictions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m:t>
            </m:r>
          </m:sup>
        </m:sSup>
      </m:oMath>
      <w:r>
        <w:rPr>
          <w:sz w:val="20"/>
          <w:szCs w:val="20"/>
        </w:rPr>
        <w:t xml:space="preserve"> and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j</m:t>
            </m:r>
          </m:sup>
        </m:sSup>
      </m:oMath>
      <w:r>
        <w:rPr>
          <w:sz w:val="20"/>
          <w:szCs w:val="20"/>
        </w:rPr>
        <w:t xml:space="preserve"> are </w:t>
      </w:r>
      <w:r w:rsidRPr="008019D7">
        <w:rPr>
          <w:sz w:val="20"/>
          <w:szCs w:val="20"/>
        </w:rPr>
        <w:t>Then</w:t>
      </w:r>
      <w:r>
        <w:rPr>
          <w:sz w:val="20"/>
          <w:szCs w:val="20"/>
        </w:rPr>
        <w:t xml:space="preserve"> the expected</w:t>
      </w:r>
      <w:r w:rsidRPr="008019D7">
        <w:rPr>
          <w:sz w:val="20"/>
          <w:szCs w:val="20"/>
        </w:rPr>
        <w:t xml:space="preserve"> </w:t>
      </w:r>
      <w:r>
        <w:rPr>
          <w:sz w:val="20"/>
          <w:szCs w:val="20"/>
        </w:rPr>
        <w:t>value of the tool condition can be predicted:</w:t>
      </w:r>
    </w:p>
    <w:p w14:paraId="6CB60CA3" w14:textId="77777777" w:rsidR="008019D7" w:rsidRDefault="008019D7">
      <w:pPr>
        <w:rPr>
          <w:sz w:val="20"/>
          <w:szCs w:val="20"/>
        </w:rPr>
      </w:pPr>
    </w:p>
    <w:p w14:paraId="2E4A5E13" w14:textId="754CFD67" w:rsidR="008019D7" w:rsidRPr="008019D7" w:rsidRDefault="008019D7">
      <w:pPr>
        <w:rPr>
          <w:sz w:val="20"/>
          <w:szCs w:val="20"/>
        </w:rPr>
      </w:pPr>
      <m:oMath>
        <m:r>
          <w:rPr>
            <w:rFonts w:ascii="Cambria Math" w:hAnsi="Cambria Math"/>
            <w:sz w:val="20"/>
            <w:szCs w:val="20"/>
          </w:rPr>
          <m:t>μ</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oMath>
      <w:r w:rsidRPr="008019D7">
        <w:rPr>
          <w:sz w:val="20"/>
          <w:szCs w:val="20"/>
        </w:rPr>
        <w:br w:type="page"/>
      </w:r>
    </w:p>
    <w:p w14:paraId="5913CA96" w14:textId="77777777" w:rsidR="00C940D0" w:rsidRPr="008616F1" w:rsidRDefault="00C940D0" w:rsidP="00792160">
      <w:pPr>
        <w:rPr>
          <w:b/>
          <w:sz w:val="20"/>
          <w:szCs w:val="20"/>
        </w:rPr>
      </w:pPr>
    </w:p>
    <w:p w14:paraId="2A10282F" w14:textId="77777777" w:rsidR="00D214A0" w:rsidRDefault="00D214A0">
      <w:pPr>
        <w:rPr>
          <w:b/>
          <w:sz w:val="20"/>
          <w:szCs w:val="20"/>
        </w:rPr>
      </w:pPr>
      <w:r>
        <w:rPr>
          <w:b/>
          <w:sz w:val="20"/>
          <w:szCs w:val="20"/>
        </w:rPr>
        <w:t>5. RESULTS</w:t>
      </w:r>
    </w:p>
    <w:p w14:paraId="588CABDA" w14:textId="6C72F6D5" w:rsidR="00792160" w:rsidRDefault="00792160" w:rsidP="00E42637">
      <w:pPr>
        <w:jc w:val="both"/>
        <w:rPr>
          <w:sz w:val="20"/>
          <w:szCs w:val="20"/>
        </w:rPr>
      </w:pPr>
      <w:r w:rsidRPr="000229F1">
        <w:rPr>
          <w:sz w:val="20"/>
          <w:szCs w:val="20"/>
        </w:rPr>
        <w:t xml:space="preserve">It was hypothesized that the condition of the tool could be predicted from the acoustic and acceleration signal produced by the milling machine. </w:t>
      </w:r>
      <w:r w:rsidR="00E42637">
        <w:rPr>
          <w:sz w:val="20"/>
          <w:szCs w:val="20"/>
        </w:rPr>
        <w:t>T</w:t>
      </w:r>
      <w:r w:rsidRPr="000229F1">
        <w:rPr>
          <w:sz w:val="20"/>
          <w:szCs w:val="20"/>
        </w:rPr>
        <w:t xml:space="preserve">he frequency content of the acceleration signal (ref), as well as the spectral energy density of the both the vibration and acceleration signals. This section describes </w:t>
      </w:r>
      <w:r w:rsidR="00D214A0">
        <w:rPr>
          <w:sz w:val="20"/>
          <w:szCs w:val="20"/>
        </w:rPr>
        <w:t xml:space="preserve">the relevance of each feature to the tool condition model, as well as the overall performance of the model. </w:t>
      </w:r>
    </w:p>
    <w:p w14:paraId="69FC9A92" w14:textId="77777777" w:rsidR="003C4901" w:rsidRPr="000229F1" w:rsidRDefault="003C4901" w:rsidP="00E42637">
      <w:pPr>
        <w:jc w:val="both"/>
        <w:rPr>
          <w:sz w:val="22"/>
          <w:szCs w:val="22"/>
        </w:rPr>
      </w:pPr>
    </w:p>
    <w:p w14:paraId="27A9BD49" w14:textId="77777777" w:rsidR="00792160" w:rsidRPr="000229F1" w:rsidRDefault="00792160" w:rsidP="00792160">
      <w:pPr>
        <w:rPr>
          <w:sz w:val="22"/>
          <w:szCs w:val="22"/>
        </w:rPr>
      </w:pPr>
    </w:p>
    <w:p w14:paraId="6169CDF1" w14:textId="77777777" w:rsidR="001E04E3" w:rsidRDefault="003C3AF8" w:rsidP="001E04E3">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sz w:val="20"/>
          <w:szCs w:val="20"/>
        </w:rPr>
        <w:drawing>
          <wp:inline distT="0" distB="0" distL="0" distR="0" wp14:anchorId="60F72F9C" wp14:editId="41BFACE1">
            <wp:extent cx="5453380" cy="3019224"/>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ol condition with std.png"/>
                    <pic:cNvPicPr/>
                  </pic:nvPicPr>
                  <pic:blipFill rotWithShape="1">
                    <a:blip r:embed="rId25">
                      <a:extLst>
                        <a:ext uri="{28A0092B-C50C-407E-A947-70E740481C1C}">
                          <a14:useLocalDpi xmlns:a14="http://schemas.microsoft.com/office/drawing/2010/main" val="0"/>
                        </a:ext>
                      </a:extLst>
                    </a:blip>
                    <a:srcRect t="7038" r="595" b="-1"/>
                    <a:stretch/>
                  </pic:blipFill>
                  <pic:spPr bwMode="auto">
                    <a:xfrm>
                      <a:off x="0" y="0"/>
                      <a:ext cx="5453743" cy="3019425"/>
                    </a:xfrm>
                    <a:prstGeom prst="rect">
                      <a:avLst/>
                    </a:prstGeom>
                    <a:ln>
                      <a:noFill/>
                    </a:ln>
                    <a:extLst>
                      <a:ext uri="{53640926-AAD7-44D8-BBD7-CCE9431645EC}">
                        <a14:shadowObscured xmlns:a14="http://schemas.microsoft.com/office/drawing/2010/main"/>
                      </a:ext>
                    </a:extLst>
                  </pic:spPr>
                </pic:pic>
              </a:graphicData>
            </a:graphic>
          </wp:inline>
        </w:drawing>
      </w:r>
    </w:p>
    <w:p w14:paraId="6970FC6B" w14:textId="3B0A72AD" w:rsidR="001E04E3" w:rsidRPr="001E04E3" w:rsidRDefault="001E04E3" w:rsidP="00F2511B">
      <w:pPr>
        <w:pStyle w:val="Caption"/>
        <w:jc w:val="both"/>
      </w:pPr>
      <w:r>
        <w:t xml:space="preserve">Figure </w:t>
      </w:r>
      <w:fldSimple w:instr=" SEQ Figure \* ARABIC ">
        <w:r w:rsidR="00F6029D">
          <w:rPr>
            <w:noProof/>
          </w:rPr>
          <w:t>10</w:t>
        </w:r>
      </w:fldSimple>
      <w:r>
        <w:t>. Predicted and measured tool condition plotted against time. The error bars show the standard deviation in the predictions. The climb cut and conventional cut predictions were made by separate GP models</w:t>
      </w:r>
    </w:p>
    <w:p w14:paraId="19613E67" w14:textId="77777777" w:rsidR="001E04E3" w:rsidRDefault="001E04E3" w:rsidP="001E04E3">
      <w:pPr>
        <w:keepNext/>
      </w:pPr>
      <w:r>
        <w:rPr>
          <w:noProof/>
        </w:rPr>
        <w:drawing>
          <wp:inline distT="0" distB="0" distL="0" distR="0" wp14:anchorId="2292C13A" wp14:editId="5E4550C4">
            <wp:extent cx="5486400" cy="312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 condition with highlight.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126740"/>
                    </a:xfrm>
                    <a:prstGeom prst="rect">
                      <a:avLst/>
                    </a:prstGeom>
                  </pic:spPr>
                </pic:pic>
              </a:graphicData>
            </a:graphic>
          </wp:inline>
        </w:drawing>
      </w:r>
    </w:p>
    <w:p w14:paraId="510B641A" w14:textId="45DDB06A" w:rsidR="001E04E3" w:rsidRPr="001E04E3" w:rsidRDefault="001E04E3" w:rsidP="001E04E3">
      <w:pPr>
        <w:pStyle w:val="Caption"/>
      </w:pPr>
      <w:r>
        <w:t xml:space="preserve">Figure </w:t>
      </w:r>
      <w:fldSimple w:instr=" SEQ Figure \* ARABIC ">
        <w:r w:rsidR="00F6029D">
          <w:rPr>
            <w:noProof/>
          </w:rPr>
          <w:t>11</w:t>
        </w:r>
      </w:fldSimple>
      <w:r>
        <w:t xml:space="preserve">. Predicted and measured tool condition for the entire testing set. </w:t>
      </w:r>
    </w:p>
    <w:p w14:paraId="0F4B5C95" w14:textId="77777777" w:rsidR="00F2511B" w:rsidRPr="000229F1"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3E1E8C3" w14:textId="44B6E8EB"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6</w:t>
      </w:r>
      <w:r w:rsidRPr="000229F1">
        <w:rPr>
          <w:b/>
          <w:sz w:val="20"/>
          <w:szCs w:val="20"/>
        </w:rPr>
        <w:t xml:space="preserve">. </w:t>
      </w:r>
      <w:r>
        <w:rPr>
          <w:b/>
          <w:sz w:val="20"/>
          <w:szCs w:val="20"/>
        </w:rPr>
        <w:t>DISCUSSION</w:t>
      </w:r>
    </w:p>
    <w:p w14:paraId="79DB00C7" w14:textId="5B176856"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F2511B">
        <w:rPr>
          <w:sz w:val="20"/>
          <w:szCs w:val="20"/>
        </w:rPr>
        <w:t xml:space="preserve">This </w:t>
      </w:r>
      <w:r>
        <w:rPr>
          <w:sz w:val="20"/>
          <w:szCs w:val="20"/>
        </w:rPr>
        <w:t>study demonstrates how information from a milling machine controller can be combined with sensor data to predict the condition of the milling machine tool. The milling machine controller provided the information required to aggregate the time</w:t>
      </w:r>
      <w:r w:rsidR="00F22008">
        <w:rPr>
          <w:sz w:val="20"/>
          <w:szCs w:val="20"/>
        </w:rPr>
        <w:t>-</w:t>
      </w:r>
      <w:r>
        <w:rPr>
          <w:sz w:val="20"/>
          <w:szCs w:val="20"/>
        </w:rPr>
        <w:t xml:space="preserve">series data over a set of finite intervals. The use of a non-parametric regression model, namely Gaussian Process Regression </w:t>
      </w:r>
      <w:bookmarkStart w:id="142" w:name="_GoBack"/>
      <w:r>
        <w:rPr>
          <w:sz w:val="20"/>
          <w:szCs w:val="20"/>
        </w:rPr>
        <w:t>(</w:t>
      </w:r>
      <w:bookmarkEnd w:id="142"/>
      <w:r>
        <w:rPr>
          <w:sz w:val="20"/>
          <w:szCs w:val="20"/>
        </w:rPr>
        <w:t xml:space="preserve">GPR), allowed the </w:t>
      </w:r>
      <w:r w:rsidR="00F22008">
        <w:rPr>
          <w:sz w:val="20"/>
          <w:szCs w:val="20"/>
        </w:rPr>
        <w:t>complex relationship between the input features and target value to be modelled.</w:t>
      </w:r>
      <w:r w:rsidR="00802739">
        <w:rPr>
          <w:sz w:val="20"/>
          <w:szCs w:val="20"/>
        </w:rPr>
        <w:t xml:space="preserve"> </w:t>
      </w:r>
    </w:p>
    <w:p w14:paraId="25032F1A" w14:textId="77777777" w:rsidR="00792CBA" w:rsidRDefault="00792CBA"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632C028" w14:textId="6EC8C2FA" w:rsidR="00792CBA" w:rsidRDefault="00240136"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predicted</w:t>
      </w:r>
      <w:r w:rsidR="00792CBA">
        <w:rPr>
          <w:sz w:val="20"/>
          <w:szCs w:val="20"/>
        </w:rPr>
        <w:t xml:space="preserve"> tool condition values were reasonably close to the human-labelled estimates, especially given </w:t>
      </w:r>
      <w:r>
        <w:rPr>
          <w:sz w:val="20"/>
          <w:szCs w:val="20"/>
        </w:rPr>
        <w:t xml:space="preserve">the </w:t>
      </w:r>
      <w:r w:rsidR="00792CBA">
        <w:rPr>
          <w:sz w:val="20"/>
          <w:szCs w:val="20"/>
        </w:rPr>
        <w:t xml:space="preserve">difficulties with quantifying tool condition. </w:t>
      </w:r>
      <w:r w:rsidR="006515F7">
        <w:rPr>
          <w:sz w:val="20"/>
          <w:szCs w:val="20"/>
        </w:rPr>
        <w:t xml:space="preserve">One </w:t>
      </w:r>
      <w:r>
        <w:rPr>
          <w:sz w:val="20"/>
          <w:szCs w:val="20"/>
        </w:rPr>
        <w:t xml:space="preserve">common source of error is that the model is allowed to predict that the condition of the tool is increasing, due to the fact that each prediction is discrete and independent. This prediction </w:t>
      </w:r>
    </w:p>
    <w:p w14:paraId="6F4B7D57"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44011D93" w14:textId="77777777" w:rsidR="00792CBA" w:rsidRDefault="00792CBA"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GP model provides confidence bounds for the predictive estimations, which are useful when interpreting the reliability of a prediction at some arbitrary time. The confidence bounds would likely prove useful in a practical application where the tool-condition predictions were used to determine when to change machine tools.</w:t>
      </w:r>
    </w:p>
    <w:p w14:paraId="478477B9"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3FF1CAAD" w14:textId="507023E1"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use of Welches method to calculate the power spectrum results in a noticeably smoother spectrum, with much less noise between the frequency peaks.  Welches method also provides a way to reduce the time-series from an arbitrary length to specific number of points. If the power spectrum is calculated on the sensor using Welches method, the bandwidth requirements for transmitting the data would be significantly lower.</w:t>
      </w:r>
    </w:p>
    <w:p w14:paraId="63FC23FF"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0D72663" w14:textId="43F2E1C9" w:rsidR="00F22008" w:rsidRP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7525E4">
        <w:rPr>
          <w:b/>
          <w:sz w:val="20"/>
          <w:szCs w:val="20"/>
        </w:rPr>
        <w:t>Shortcomings</w:t>
      </w:r>
    </w:p>
    <w:p w14:paraId="3AD01244" w14:textId="0F0EAAD2" w:rsidR="00F22008"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acceleration periodogram for a given machine action is highly dependent on a number of factors, such as the location and orientation of the acceleration sensor. While numerous measures were taken to control these additional factors it was evident that the reference periodograms </w:t>
      </w:r>
      <w:r w:rsidR="00802739">
        <w:rPr>
          <w:sz w:val="20"/>
          <w:szCs w:val="20"/>
        </w:rPr>
        <w:t>were different for each part that was manufactured. This indicates that there are some unknown factors influencing the acceleration and audio signals.</w:t>
      </w:r>
    </w:p>
    <w:p w14:paraId="4E4D957A" w14:textId="77777777" w:rsidR="00F22008"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FAA20F6" w14:textId="64559DDE" w:rsidR="00F22008" w:rsidRPr="00F2511B"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Figure 8 shows that the </w:t>
      </w:r>
      <w:r w:rsidR="004B480F">
        <w:rPr>
          <w:sz w:val="20"/>
          <w:szCs w:val="20"/>
        </w:rPr>
        <w:t xml:space="preserve">prediction </w:t>
      </w:r>
      <w:r>
        <w:rPr>
          <w:sz w:val="20"/>
          <w:szCs w:val="20"/>
        </w:rPr>
        <w:t xml:space="preserve">standard deviation </w:t>
      </w:r>
      <w:r w:rsidR="004B480F">
        <w:rPr>
          <w:sz w:val="20"/>
          <w:szCs w:val="20"/>
        </w:rPr>
        <w:t xml:space="preserve">tends to get larger as the predicted tool condition decreases. This is predominantly because the amplitudes of the acceleration signal generated by heavily worn tools have a much larger variance. For example, if a single flute on the tool is worn heavily the tool is no longer symmetric so corresponding acceleration signal will have a very high amplitude. However, if the tool is worn evenly the corresponding acceleration signal may have a much smaller amplitude. </w:t>
      </w:r>
    </w:p>
    <w:p w14:paraId="096502D8"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32ADB75"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964751D" w14:textId="314331D2"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7</w:t>
      </w:r>
      <w:r w:rsidRPr="000229F1">
        <w:rPr>
          <w:b/>
          <w:sz w:val="20"/>
          <w:szCs w:val="20"/>
        </w:rPr>
        <w:t xml:space="preserve">. </w:t>
      </w:r>
      <w:r>
        <w:rPr>
          <w:b/>
          <w:sz w:val="20"/>
          <w:szCs w:val="20"/>
        </w:rPr>
        <w:t>FUTURE WORK</w:t>
      </w:r>
    </w:p>
    <w:p w14:paraId="43963D37" w14:textId="35634476" w:rsidR="004B480F" w:rsidRDefault="004B480F"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Many of the input features in this study were generated by comparing periodograms with a range of distance measures. </w:t>
      </w:r>
      <w:r w:rsidR="00C254AE">
        <w:rPr>
          <w:sz w:val="20"/>
          <w:szCs w:val="20"/>
        </w:rPr>
        <w:t xml:space="preserve">These input features were then compared using the </w:t>
      </w:r>
      <w:proofErr w:type="spellStart"/>
      <w:r w:rsidR="00C254AE">
        <w:rPr>
          <w:sz w:val="20"/>
          <w:szCs w:val="20"/>
        </w:rPr>
        <w:t>ARDSquared</w:t>
      </w:r>
      <w:r w:rsidR="007E6C2F" w:rsidRPr="007E6C2F">
        <w:rPr>
          <w:sz w:val="20"/>
          <w:szCs w:val="20"/>
        </w:rPr>
        <w:t>Exponential</w:t>
      </w:r>
      <w:proofErr w:type="spellEnd"/>
      <w:r w:rsidR="007E6C2F">
        <w:rPr>
          <w:sz w:val="20"/>
          <w:szCs w:val="20"/>
        </w:rPr>
        <w:t xml:space="preserve"> kernel to obtain the k</w:t>
      </w:r>
      <w:r w:rsidR="00C254AE">
        <w:rPr>
          <w:sz w:val="20"/>
          <w:szCs w:val="20"/>
        </w:rPr>
        <w:t>ernel covariance matrix. It is proposed that the periodograms from each machine action can be used as feature vectors directly. An appropriate covariance kernel would be chosen to compare periodograms, and regularization would be used to prevent overfitting. This method avoids the loss of useful information during the featurization step, at the expense of</w:t>
      </w:r>
      <w:r w:rsidR="008A4D51">
        <w:rPr>
          <w:sz w:val="20"/>
          <w:szCs w:val="20"/>
        </w:rPr>
        <w:t xml:space="preserve"> solving a more difficult optimization equation.</w:t>
      </w:r>
    </w:p>
    <w:p w14:paraId="3D2CEFFC" w14:textId="77777777" w:rsidR="008A4D51" w:rsidRDefault="008A4D51"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FFF6285" w14:textId="4BBC436E" w:rsidR="008A4D51" w:rsidRPr="004B480F" w:rsidRDefault="008A4D51"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Modern learning methods such as Recurrent Neural Nets (RNN) often use predictions from previous time steps as input features when </w:t>
      </w:r>
      <w:r w:rsidR="00E67890">
        <w:rPr>
          <w:sz w:val="20"/>
          <w:szCs w:val="20"/>
        </w:rPr>
        <w:t>predicting the current state</w:t>
      </w:r>
      <w:r w:rsidR="007E6C2F">
        <w:rPr>
          <w:noProof/>
          <w:sz w:val="20"/>
          <w:szCs w:val="20"/>
        </w:rPr>
        <w:t xml:space="preserve"> </w:t>
      </w:r>
      <w:r w:rsidR="007E6C2F">
        <w:rPr>
          <w:noProof/>
          <w:sz w:val="20"/>
          <w:szCs w:val="20"/>
        </w:rPr>
        <w:fldChar w:fldCharType="begin"/>
      </w:r>
      <w:r w:rsidR="007E6C2F">
        <w:rPr>
          <w:noProof/>
          <w:sz w:val="20"/>
          <w:szCs w:val="20"/>
        </w:rPr>
        <w:instrText xml:space="preserve"> ADDIN ZOTERO_ITEM CSL_CITATION {"citationID":"ZyyddAuF","properties":{"formattedCitation":"[14]","plainCitation":"[14]"},"citationItems":[{"id":28,"uris":["http://zotero.org/users/local/549H0eaJ/items/X3QKXV29"],"uri":["http://zotero.org/users/local/549H0eaJ/items/X3QKXV29"],"itemData":{"id":28,"type":"paper-conference","title":"Fourier Recurrent Networks for Time series Prediction","container-title":"Proceeding of International Conference on Neural Information Processing, ICONIP 2000, Tacjon, Korea, pp 576582","author":[{"family":"Zhang","given":"Ying-qian"},{"family":"Chan","given":"Lai-wan"}],"issued":{"date-parts":[["2000"]]}}}],"schema":"https://github.com/citation-style-language/schema/raw/master/csl-citation.json"} </w:instrText>
      </w:r>
      <w:r w:rsidR="007E6C2F">
        <w:rPr>
          <w:noProof/>
          <w:sz w:val="20"/>
          <w:szCs w:val="20"/>
        </w:rPr>
        <w:fldChar w:fldCharType="separate"/>
      </w:r>
      <w:r w:rsidR="007E6C2F">
        <w:rPr>
          <w:noProof/>
          <w:sz w:val="20"/>
          <w:szCs w:val="20"/>
        </w:rPr>
        <w:t>[14]</w:t>
      </w:r>
      <w:r w:rsidR="007E6C2F">
        <w:rPr>
          <w:noProof/>
          <w:sz w:val="20"/>
          <w:szCs w:val="20"/>
        </w:rPr>
        <w:fldChar w:fldCharType="end"/>
      </w:r>
      <w:r w:rsidR="00E67890">
        <w:rPr>
          <w:sz w:val="20"/>
          <w:szCs w:val="20"/>
        </w:rPr>
        <w:t xml:space="preserve">. A similar approach could be used to extend the method described in this study. The predicted tool condition from the previous time step would be used as a feature when predicting the </w:t>
      </w:r>
      <w:r w:rsidR="000F5067">
        <w:rPr>
          <w:sz w:val="20"/>
          <w:szCs w:val="20"/>
        </w:rPr>
        <w:t>current tool condition. Incorporating previous predictions in this way may to reduce the random noise in the output values, and remove the necessity of post-prediction smoothing.</w:t>
      </w:r>
    </w:p>
    <w:p w14:paraId="1E31D9D1"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3ECE98C" w14:textId="7DA07392" w:rsidR="008306B4" w:rsidRDefault="000F506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For this method to have practical </w:t>
      </w:r>
      <w:r w:rsidR="00BB3AFA">
        <w:rPr>
          <w:sz w:val="20"/>
          <w:szCs w:val="20"/>
        </w:rPr>
        <w:t>applications it must generalize</w:t>
      </w:r>
      <w:r w:rsidR="003008FD">
        <w:rPr>
          <w:sz w:val="20"/>
          <w:szCs w:val="20"/>
        </w:rPr>
        <w:t xml:space="preserve"> well to a range of different machines and machine operations. The GPR learning algorithm can be extended to a real-time adaptive learning </w:t>
      </w:r>
      <w:r w:rsidR="007D12C4">
        <w:rPr>
          <w:sz w:val="20"/>
          <w:szCs w:val="20"/>
        </w:rPr>
        <w:t>algorithm. This would reduce</w:t>
      </w:r>
      <w:r w:rsidR="001313D0">
        <w:rPr>
          <w:sz w:val="20"/>
          <w:szCs w:val="20"/>
        </w:rPr>
        <w:t xml:space="preserve"> computational demands and</w:t>
      </w:r>
      <w:r w:rsidR="007D12C4">
        <w:rPr>
          <w:sz w:val="20"/>
          <w:szCs w:val="20"/>
        </w:rPr>
        <w:t xml:space="preserve"> </w:t>
      </w:r>
      <w:r w:rsidR="001313D0">
        <w:rPr>
          <w:sz w:val="20"/>
          <w:szCs w:val="20"/>
        </w:rPr>
        <w:t xml:space="preserve">memory </w:t>
      </w:r>
      <w:r w:rsidR="007D12C4">
        <w:rPr>
          <w:sz w:val="20"/>
          <w:szCs w:val="20"/>
        </w:rPr>
        <w:t>requirements</w:t>
      </w:r>
      <w:r w:rsidR="001313D0">
        <w:rPr>
          <w:sz w:val="20"/>
          <w:szCs w:val="20"/>
        </w:rPr>
        <w:t xml:space="preserve">, while </w:t>
      </w:r>
      <w:r w:rsidR="007D12C4">
        <w:rPr>
          <w:sz w:val="20"/>
          <w:szCs w:val="20"/>
        </w:rPr>
        <w:t>improv</w:t>
      </w:r>
      <w:r w:rsidR="001313D0">
        <w:rPr>
          <w:sz w:val="20"/>
          <w:szCs w:val="20"/>
        </w:rPr>
        <w:t>ing</w:t>
      </w:r>
      <w:r w:rsidR="007D12C4">
        <w:rPr>
          <w:sz w:val="20"/>
          <w:szCs w:val="20"/>
        </w:rPr>
        <w:t xml:space="preserve"> generalizability across different parameter spaces</w:t>
      </w:r>
      <w:r w:rsidR="001313D0">
        <w:rPr>
          <w:sz w:val="20"/>
          <w:szCs w:val="20"/>
        </w:rPr>
        <w:t xml:space="preserve"> </w:t>
      </w:r>
      <w:r w:rsidR="001313D0">
        <w:rPr>
          <w:sz w:val="20"/>
          <w:szCs w:val="20"/>
        </w:rPr>
        <w:fldChar w:fldCharType="begin"/>
      </w:r>
      <w:r w:rsidR="001313D0">
        <w:rPr>
          <w:sz w:val="20"/>
          <w:szCs w:val="20"/>
        </w:rPr>
        <w:instrText xml:space="preserve"> ADDIN ZOTERO_ITEM CSL_CITATION {"citationID":"16e3dmgfb5","properties":{"formattedCitation":"[15]","plainCitation":"[15]"},"citationItems":[{"id":29,"uris":["http://zotero.org/users/local/549H0eaJ/items/CEGMFWMJ"],"uri":["http://zotero.org/users/local/549H0eaJ/items/CEGMFWMJ"],"itemData":{"id":29,"type":"article-journal","title":"A unifying view of sparse approximate Gaussian process regression","container-title":"Journal of Machine Learning Research","page":"1939–1959","volume":"6","issue":"Dec","author":[{"family":"Quiñonero-Candela","given":"Joaquin"},{"family":"Rasmussen","given":"Carl Edward"}],"issued":{"date-parts":[["2005"]]}}}],"schema":"https://github.com/citation-style-language/schema/raw/master/csl-citation.json"} </w:instrText>
      </w:r>
      <w:r w:rsidR="001313D0">
        <w:rPr>
          <w:sz w:val="20"/>
          <w:szCs w:val="20"/>
        </w:rPr>
        <w:fldChar w:fldCharType="separate"/>
      </w:r>
      <w:r w:rsidR="001313D0">
        <w:rPr>
          <w:noProof/>
          <w:sz w:val="20"/>
          <w:szCs w:val="20"/>
        </w:rPr>
        <w:t>[15]</w:t>
      </w:r>
      <w:r w:rsidR="001313D0">
        <w:rPr>
          <w:sz w:val="20"/>
          <w:szCs w:val="20"/>
        </w:rPr>
        <w:fldChar w:fldCharType="end"/>
      </w:r>
      <w:r w:rsidR="007D12C4">
        <w:rPr>
          <w:sz w:val="20"/>
          <w:szCs w:val="20"/>
        </w:rPr>
        <w:t>.</w:t>
      </w:r>
      <w:r w:rsidR="007E6C2F">
        <w:rPr>
          <w:sz w:val="20"/>
          <w:szCs w:val="20"/>
        </w:rPr>
        <w:t xml:space="preserve"> </w:t>
      </w:r>
      <w:r w:rsidR="003008FD">
        <w:rPr>
          <w:sz w:val="20"/>
          <w:szCs w:val="20"/>
        </w:rPr>
        <w:t xml:space="preserve"> </w:t>
      </w:r>
    </w:p>
    <w:p w14:paraId="0DF712C1" w14:textId="77777777" w:rsidR="00BB3AFA" w:rsidRDefault="00BB3AF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A97302E" w14:textId="77777777" w:rsidR="00BB3AFA" w:rsidRPr="000229F1" w:rsidRDefault="00BB3AF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2AB16D1" w14:textId="1F14272B" w:rsidR="006A4D8C" w:rsidRDefault="006A4D8C" w:rsidP="006A4D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7. REFERENCES</w:t>
      </w:r>
    </w:p>
    <w:p w14:paraId="3C5F9E25" w14:textId="77777777" w:rsidR="001313D0" w:rsidRPr="000229F1" w:rsidRDefault="001313D0" w:rsidP="006A4D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7510402" w14:textId="77777777" w:rsidR="001313D0" w:rsidRPr="001313D0" w:rsidRDefault="005A22AE" w:rsidP="001313D0">
      <w:pPr>
        <w:pStyle w:val="Bibliography"/>
        <w:rPr>
          <w:sz w:val="20"/>
        </w:rPr>
      </w:pPr>
      <w:r>
        <w:rPr>
          <w:sz w:val="20"/>
          <w:szCs w:val="20"/>
        </w:rPr>
        <w:fldChar w:fldCharType="begin"/>
      </w:r>
      <w:r w:rsidR="00FB6919">
        <w:rPr>
          <w:sz w:val="20"/>
          <w:szCs w:val="20"/>
        </w:rPr>
        <w:instrText xml:space="preserve"> ADDIN ZOTERO_BIBL {"custom":[]} CSL_BIBLIOGRAPHY </w:instrText>
      </w:r>
      <w:r>
        <w:rPr>
          <w:sz w:val="20"/>
          <w:szCs w:val="20"/>
        </w:rPr>
        <w:fldChar w:fldCharType="separate"/>
      </w:r>
      <w:r w:rsidR="001313D0" w:rsidRPr="001313D0">
        <w:rPr>
          <w:sz w:val="20"/>
        </w:rPr>
        <w:t>[1]</w:t>
      </w:r>
      <w:r w:rsidR="001313D0" w:rsidRPr="001313D0">
        <w:rPr>
          <w:sz w:val="20"/>
        </w:rPr>
        <w:tab/>
        <w:t xml:space="preserve">Y. Kaya and E. </w:t>
      </w:r>
      <w:proofErr w:type="spellStart"/>
      <w:r w:rsidR="001313D0" w:rsidRPr="001313D0">
        <w:rPr>
          <w:sz w:val="20"/>
        </w:rPr>
        <w:t>Safak</w:t>
      </w:r>
      <w:proofErr w:type="spellEnd"/>
      <w:r w:rsidR="001313D0" w:rsidRPr="001313D0">
        <w:rPr>
          <w:sz w:val="20"/>
        </w:rPr>
        <w:t xml:space="preserve">, “Real-Time Structural Health Monitoring and Damage Detection,” in </w:t>
      </w:r>
      <w:r w:rsidR="001313D0" w:rsidRPr="001313D0">
        <w:rPr>
          <w:i/>
          <w:iCs/>
          <w:sz w:val="20"/>
        </w:rPr>
        <w:t>Topics in Dynamics of Civil Structures, Volume 4</w:t>
      </w:r>
      <w:r w:rsidR="001313D0" w:rsidRPr="001313D0">
        <w:rPr>
          <w:sz w:val="20"/>
        </w:rPr>
        <w:t xml:space="preserve">, F. N. </w:t>
      </w:r>
      <w:proofErr w:type="spellStart"/>
      <w:r w:rsidR="001313D0" w:rsidRPr="001313D0">
        <w:rPr>
          <w:sz w:val="20"/>
        </w:rPr>
        <w:t>Catbas</w:t>
      </w:r>
      <w:proofErr w:type="spellEnd"/>
      <w:r w:rsidR="001313D0" w:rsidRPr="001313D0">
        <w:rPr>
          <w:sz w:val="20"/>
        </w:rPr>
        <w:t xml:space="preserve">, S. </w:t>
      </w:r>
      <w:proofErr w:type="spellStart"/>
      <w:r w:rsidR="001313D0" w:rsidRPr="001313D0">
        <w:rPr>
          <w:sz w:val="20"/>
        </w:rPr>
        <w:t>Pakzad</w:t>
      </w:r>
      <w:proofErr w:type="spellEnd"/>
      <w:r w:rsidR="001313D0" w:rsidRPr="001313D0">
        <w:rPr>
          <w:sz w:val="20"/>
        </w:rPr>
        <w:t xml:space="preserve">, V. </w:t>
      </w:r>
      <w:proofErr w:type="spellStart"/>
      <w:r w:rsidR="001313D0" w:rsidRPr="001313D0">
        <w:rPr>
          <w:sz w:val="20"/>
        </w:rPr>
        <w:t>Racic</w:t>
      </w:r>
      <w:proofErr w:type="spellEnd"/>
      <w:r w:rsidR="001313D0" w:rsidRPr="001313D0">
        <w:rPr>
          <w:sz w:val="20"/>
        </w:rPr>
        <w:t xml:space="preserve">, A. </w:t>
      </w:r>
      <w:proofErr w:type="spellStart"/>
      <w:r w:rsidR="001313D0" w:rsidRPr="001313D0">
        <w:rPr>
          <w:sz w:val="20"/>
        </w:rPr>
        <w:t>Pavic</w:t>
      </w:r>
      <w:proofErr w:type="spellEnd"/>
      <w:r w:rsidR="001313D0" w:rsidRPr="001313D0">
        <w:rPr>
          <w:sz w:val="20"/>
        </w:rPr>
        <w:t>, and P. Reynolds, Eds. Springer New York, 2013, pp. 11–19.</w:t>
      </w:r>
    </w:p>
    <w:p w14:paraId="7A13B769" w14:textId="77777777" w:rsidR="001313D0" w:rsidRPr="001313D0" w:rsidRDefault="001313D0" w:rsidP="001313D0">
      <w:pPr>
        <w:pStyle w:val="Bibliography"/>
        <w:rPr>
          <w:sz w:val="20"/>
        </w:rPr>
      </w:pPr>
      <w:r w:rsidRPr="001313D0">
        <w:rPr>
          <w:sz w:val="20"/>
        </w:rPr>
        <w:t>[2]</w:t>
      </w:r>
      <w:r w:rsidRPr="001313D0">
        <w:rPr>
          <w:sz w:val="20"/>
        </w:rPr>
        <w:tab/>
        <w:t>Y. Zhang, S. M. O’Connor, G. W. van der Linden, A. Prakash, and J. P. Lynch, “</w:t>
      </w:r>
      <w:proofErr w:type="spellStart"/>
      <w:r w:rsidRPr="001313D0">
        <w:rPr>
          <w:sz w:val="20"/>
        </w:rPr>
        <w:t>SenStore</w:t>
      </w:r>
      <w:proofErr w:type="spellEnd"/>
      <w:r w:rsidRPr="001313D0">
        <w:rPr>
          <w:sz w:val="20"/>
        </w:rPr>
        <w:t xml:space="preserve">: A Scalable Cyberinfrastructure Platform for Implementation of Data-to-Decision Frameworks for Infrastructure Health Management,” </w:t>
      </w:r>
      <w:r w:rsidRPr="001313D0">
        <w:rPr>
          <w:i/>
          <w:iCs/>
          <w:sz w:val="20"/>
        </w:rPr>
        <w:t xml:space="preserve">J. </w:t>
      </w:r>
      <w:proofErr w:type="spellStart"/>
      <w:r w:rsidRPr="001313D0">
        <w:rPr>
          <w:i/>
          <w:iCs/>
          <w:sz w:val="20"/>
        </w:rPr>
        <w:t>Comput</w:t>
      </w:r>
      <w:proofErr w:type="spellEnd"/>
      <w:r w:rsidRPr="001313D0">
        <w:rPr>
          <w:i/>
          <w:iCs/>
          <w:sz w:val="20"/>
        </w:rPr>
        <w:t>. Civ. Eng.</w:t>
      </w:r>
      <w:r w:rsidRPr="001313D0">
        <w:rPr>
          <w:sz w:val="20"/>
        </w:rPr>
        <w:t>, vol. 0, no. 0, p. 04016012, 0.</w:t>
      </w:r>
    </w:p>
    <w:p w14:paraId="61703818" w14:textId="77777777" w:rsidR="001313D0" w:rsidRPr="001313D0" w:rsidRDefault="001313D0" w:rsidP="001313D0">
      <w:pPr>
        <w:pStyle w:val="Bibliography"/>
        <w:rPr>
          <w:sz w:val="20"/>
        </w:rPr>
      </w:pPr>
      <w:r w:rsidRPr="001313D0">
        <w:rPr>
          <w:sz w:val="20"/>
        </w:rPr>
        <w:t>[3]</w:t>
      </w:r>
      <w:r w:rsidRPr="001313D0">
        <w:rPr>
          <w:sz w:val="20"/>
        </w:rPr>
        <w:tab/>
        <w:t xml:space="preserve">Y. </w:t>
      </w:r>
      <w:proofErr w:type="spellStart"/>
      <w:r w:rsidRPr="001313D0">
        <w:rPr>
          <w:sz w:val="20"/>
        </w:rPr>
        <w:t>Diao</w:t>
      </w:r>
      <w:proofErr w:type="spellEnd"/>
      <w:r w:rsidRPr="001313D0">
        <w:rPr>
          <w:sz w:val="20"/>
        </w:rPr>
        <w:t xml:space="preserve">, D. </w:t>
      </w:r>
      <w:proofErr w:type="spellStart"/>
      <w:r w:rsidRPr="001313D0">
        <w:rPr>
          <w:sz w:val="20"/>
        </w:rPr>
        <w:t>Ganesan</w:t>
      </w:r>
      <w:proofErr w:type="spellEnd"/>
      <w:r w:rsidRPr="001313D0">
        <w:rPr>
          <w:sz w:val="20"/>
        </w:rPr>
        <w:t xml:space="preserve">, G. </w:t>
      </w:r>
      <w:proofErr w:type="spellStart"/>
      <w:r w:rsidRPr="001313D0">
        <w:rPr>
          <w:sz w:val="20"/>
        </w:rPr>
        <w:t>Mathur</w:t>
      </w:r>
      <w:proofErr w:type="spellEnd"/>
      <w:r w:rsidRPr="001313D0">
        <w:rPr>
          <w:sz w:val="20"/>
        </w:rPr>
        <w:t xml:space="preserve">, and P. J. </w:t>
      </w:r>
      <w:proofErr w:type="spellStart"/>
      <w:r w:rsidRPr="001313D0">
        <w:rPr>
          <w:sz w:val="20"/>
        </w:rPr>
        <w:t>Shenoy</w:t>
      </w:r>
      <w:proofErr w:type="spellEnd"/>
      <w:r w:rsidRPr="001313D0">
        <w:rPr>
          <w:sz w:val="20"/>
        </w:rPr>
        <w:t xml:space="preserve">, “Rethinking Data Management for Storage-centric Sensor Networks.,” in </w:t>
      </w:r>
      <w:r w:rsidRPr="001313D0">
        <w:rPr>
          <w:i/>
          <w:iCs/>
          <w:sz w:val="20"/>
        </w:rPr>
        <w:t>CIDR</w:t>
      </w:r>
      <w:r w:rsidRPr="001313D0">
        <w:rPr>
          <w:sz w:val="20"/>
        </w:rPr>
        <w:t>, 2007, vol. 7, pp. 22–31.</w:t>
      </w:r>
    </w:p>
    <w:p w14:paraId="2924E1CA" w14:textId="77777777" w:rsidR="001313D0" w:rsidRPr="001313D0" w:rsidRDefault="001313D0" w:rsidP="001313D0">
      <w:pPr>
        <w:pStyle w:val="Bibliography"/>
        <w:rPr>
          <w:sz w:val="20"/>
        </w:rPr>
      </w:pPr>
      <w:r w:rsidRPr="001313D0">
        <w:rPr>
          <w:sz w:val="20"/>
        </w:rPr>
        <w:t>[4]</w:t>
      </w:r>
      <w:r w:rsidRPr="001313D0">
        <w:rPr>
          <w:sz w:val="20"/>
        </w:rPr>
        <w:tab/>
        <w:t xml:space="preserve">L. </w:t>
      </w:r>
      <w:proofErr w:type="spellStart"/>
      <w:r w:rsidRPr="001313D0">
        <w:rPr>
          <w:sz w:val="20"/>
        </w:rPr>
        <w:t>Krishnamachari</w:t>
      </w:r>
      <w:proofErr w:type="spellEnd"/>
      <w:r w:rsidRPr="001313D0">
        <w:rPr>
          <w:sz w:val="20"/>
        </w:rPr>
        <w:t xml:space="preserve">, D. Estrin, and S. Wicker, “The impact of data aggregation in wireless sensor networks,” in </w:t>
      </w:r>
      <w:r w:rsidRPr="001313D0">
        <w:rPr>
          <w:i/>
          <w:iCs/>
          <w:sz w:val="20"/>
        </w:rPr>
        <w:t>Distributed Computing Systems Workshops, 2002. Proceedings. 22nd International Conference on</w:t>
      </w:r>
      <w:r w:rsidRPr="001313D0">
        <w:rPr>
          <w:sz w:val="20"/>
        </w:rPr>
        <w:t>, 2002, pp. 575–578.</w:t>
      </w:r>
    </w:p>
    <w:p w14:paraId="06F6B989" w14:textId="77777777" w:rsidR="001313D0" w:rsidRPr="001313D0" w:rsidRDefault="001313D0" w:rsidP="001313D0">
      <w:pPr>
        <w:pStyle w:val="Bibliography"/>
        <w:rPr>
          <w:sz w:val="20"/>
        </w:rPr>
      </w:pPr>
      <w:r w:rsidRPr="001313D0">
        <w:rPr>
          <w:sz w:val="20"/>
        </w:rPr>
        <w:t>[5]</w:t>
      </w:r>
      <w:r w:rsidRPr="001313D0">
        <w:rPr>
          <w:sz w:val="20"/>
        </w:rPr>
        <w:tab/>
        <w:t xml:space="preserve">E. </w:t>
      </w:r>
      <w:proofErr w:type="spellStart"/>
      <w:r w:rsidRPr="001313D0">
        <w:rPr>
          <w:sz w:val="20"/>
        </w:rPr>
        <w:t>Kannatey-Asibu</w:t>
      </w:r>
      <w:proofErr w:type="spellEnd"/>
      <w:r w:rsidRPr="001313D0">
        <w:rPr>
          <w:sz w:val="20"/>
        </w:rPr>
        <w:t xml:space="preserve"> and D. A. </w:t>
      </w:r>
      <w:proofErr w:type="spellStart"/>
      <w:r w:rsidRPr="001313D0">
        <w:rPr>
          <w:sz w:val="20"/>
        </w:rPr>
        <w:t>Dornfeld</w:t>
      </w:r>
      <w:proofErr w:type="spellEnd"/>
      <w:r w:rsidRPr="001313D0">
        <w:rPr>
          <w:sz w:val="20"/>
        </w:rPr>
        <w:t xml:space="preserve">, “A study of tool wear using statistical analysis of metal-cutting acoustic emission,” </w:t>
      </w:r>
      <w:r w:rsidRPr="001313D0">
        <w:rPr>
          <w:i/>
          <w:iCs/>
          <w:sz w:val="20"/>
        </w:rPr>
        <w:t>Wear</w:t>
      </w:r>
      <w:r w:rsidRPr="001313D0">
        <w:rPr>
          <w:sz w:val="20"/>
        </w:rPr>
        <w:t>, vol. 76, no. 2, pp. 247 – 261, 1982.</w:t>
      </w:r>
    </w:p>
    <w:p w14:paraId="42386442" w14:textId="77777777" w:rsidR="001313D0" w:rsidRPr="001313D0" w:rsidRDefault="001313D0" w:rsidP="001313D0">
      <w:pPr>
        <w:pStyle w:val="Bibliography"/>
        <w:rPr>
          <w:sz w:val="20"/>
        </w:rPr>
      </w:pPr>
      <w:r w:rsidRPr="001313D0">
        <w:rPr>
          <w:sz w:val="20"/>
        </w:rPr>
        <w:t>[6]</w:t>
      </w:r>
      <w:r w:rsidRPr="001313D0">
        <w:rPr>
          <w:sz w:val="20"/>
        </w:rPr>
        <w:tab/>
        <w:t xml:space="preserve">R. Silva, R. Reuben, K. Baker, and S. Wilcox, “Tool wear monitoring of turning operations by neural network and expert system classification of a feature set generated from multiple sensors,” </w:t>
      </w:r>
      <w:r w:rsidRPr="001313D0">
        <w:rPr>
          <w:i/>
          <w:iCs/>
          <w:sz w:val="20"/>
        </w:rPr>
        <w:t>Mech. Syst. Signal Process.</w:t>
      </w:r>
      <w:r w:rsidRPr="001313D0">
        <w:rPr>
          <w:sz w:val="20"/>
        </w:rPr>
        <w:t>, vol. 12, no. 2, pp. 319–332, 1998.</w:t>
      </w:r>
    </w:p>
    <w:p w14:paraId="086B0741" w14:textId="77777777" w:rsidR="001313D0" w:rsidRPr="001313D0" w:rsidRDefault="001313D0" w:rsidP="001313D0">
      <w:pPr>
        <w:pStyle w:val="Bibliography"/>
        <w:rPr>
          <w:sz w:val="20"/>
        </w:rPr>
      </w:pPr>
      <w:r w:rsidRPr="001313D0">
        <w:rPr>
          <w:sz w:val="20"/>
        </w:rPr>
        <w:t>[7]</w:t>
      </w:r>
      <w:r w:rsidRPr="001313D0">
        <w:rPr>
          <w:sz w:val="20"/>
        </w:rPr>
        <w:tab/>
        <w:t xml:space="preserve">A. </w:t>
      </w:r>
      <w:proofErr w:type="spellStart"/>
      <w:r w:rsidRPr="001313D0">
        <w:rPr>
          <w:sz w:val="20"/>
        </w:rPr>
        <w:t>Diniz</w:t>
      </w:r>
      <w:proofErr w:type="spellEnd"/>
      <w:r w:rsidRPr="001313D0">
        <w:rPr>
          <w:sz w:val="20"/>
        </w:rPr>
        <w:t xml:space="preserve">, J. Liu, and D. </w:t>
      </w:r>
      <w:proofErr w:type="spellStart"/>
      <w:r w:rsidRPr="001313D0">
        <w:rPr>
          <w:sz w:val="20"/>
        </w:rPr>
        <w:t>Dornfeld</w:t>
      </w:r>
      <w:proofErr w:type="spellEnd"/>
      <w:r w:rsidRPr="001313D0">
        <w:rPr>
          <w:sz w:val="20"/>
        </w:rPr>
        <w:t xml:space="preserve">, “Correlating tool life, tool wear and surface roughness by monitoring acoustic emission in finish turning,” </w:t>
      </w:r>
      <w:r w:rsidRPr="001313D0">
        <w:rPr>
          <w:i/>
          <w:iCs/>
          <w:sz w:val="20"/>
        </w:rPr>
        <w:t>Wear</w:t>
      </w:r>
      <w:r w:rsidRPr="001313D0">
        <w:rPr>
          <w:sz w:val="20"/>
        </w:rPr>
        <w:t>, vol. 152, no. 2, pp. 395–407, 1992.</w:t>
      </w:r>
    </w:p>
    <w:p w14:paraId="0D0202D6" w14:textId="77777777" w:rsidR="001313D0" w:rsidRPr="001313D0" w:rsidRDefault="001313D0" w:rsidP="001313D0">
      <w:pPr>
        <w:pStyle w:val="Bibliography"/>
        <w:rPr>
          <w:sz w:val="20"/>
        </w:rPr>
      </w:pPr>
      <w:r w:rsidRPr="001313D0">
        <w:rPr>
          <w:sz w:val="20"/>
        </w:rPr>
        <w:t>[8]</w:t>
      </w:r>
      <w:r w:rsidRPr="001313D0">
        <w:rPr>
          <w:sz w:val="20"/>
        </w:rPr>
        <w:tab/>
        <w:t xml:space="preserve">D. E. </w:t>
      </w:r>
      <w:proofErr w:type="spellStart"/>
      <w:r w:rsidRPr="001313D0">
        <w:rPr>
          <w:sz w:val="20"/>
        </w:rPr>
        <w:t>Dimla</w:t>
      </w:r>
      <w:proofErr w:type="spellEnd"/>
      <w:r w:rsidRPr="001313D0">
        <w:rPr>
          <w:sz w:val="20"/>
        </w:rPr>
        <w:t xml:space="preserve">, “Sensor signals for tool-wear monitoring in metal cutting operations—a review of methods,” </w:t>
      </w:r>
      <w:r w:rsidRPr="001313D0">
        <w:rPr>
          <w:i/>
          <w:iCs/>
          <w:sz w:val="20"/>
        </w:rPr>
        <w:t>Int. J. Mach. Tools Manuf.</w:t>
      </w:r>
      <w:r w:rsidRPr="001313D0">
        <w:rPr>
          <w:sz w:val="20"/>
        </w:rPr>
        <w:t>, vol. 40, no. 8, pp. 1073–1098, 2000.</w:t>
      </w:r>
    </w:p>
    <w:p w14:paraId="21338464" w14:textId="77777777" w:rsidR="001313D0" w:rsidRPr="001313D0" w:rsidRDefault="001313D0" w:rsidP="001313D0">
      <w:pPr>
        <w:pStyle w:val="Bibliography"/>
        <w:rPr>
          <w:sz w:val="20"/>
        </w:rPr>
      </w:pPr>
      <w:r w:rsidRPr="001313D0">
        <w:rPr>
          <w:sz w:val="20"/>
        </w:rPr>
        <w:t>[9]</w:t>
      </w:r>
      <w:r w:rsidRPr="001313D0">
        <w:rPr>
          <w:sz w:val="20"/>
        </w:rPr>
        <w:tab/>
        <w:t xml:space="preserve">R. </w:t>
      </w:r>
      <w:proofErr w:type="spellStart"/>
      <w:r w:rsidRPr="001313D0">
        <w:rPr>
          <w:sz w:val="20"/>
        </w:rPr>
        <w:t>Bhinge</w:t>
      </w:r>
      <w:proofErr w:type="spellEnd"/>
      <w:r w:rsidRPr="001313D0">
        <w:rPr>
          <w:sz w:val="20"/>
        </w:rPr>
        <w:t xml:space="preserve">, N. Biswas, D. </w:t>
      </w:r>
      <w:proofErr w:type="spellStart"/>
      <w:r w:rsidRPr="001313D0">
        <w:rPr>
          <w:sz w:val="20"/>
        </w:rPr>
        <w:t>Dornfeld</w:t>
      </w:r>
      <w:proofErr w:type="spellEnd"/>
      <w:r w:rsidRPr="001313D0">
        <w:rPr>
          <w:sz w:val="20"/>
        </w:rPr>
        <w:t xml:space="preserve">, J. Park, K. H. Law, M. </w:t>
      </w:r>
      <w:proofErr w:type="spellStart"/>
      <w:r w:rsidRPr="001313D0">
        <w:rPr>
          <w:sz w:val="20"/>
        </w:rPr>
        <w:t>Helu</w:t>
      </w:r>
      <w:proofErr w:type="spellEnd"/>
      <w:r w:rsidRPr="001313D0">
        <w:rPr>
          <w:sz w:val="20"/>
        </w:rPr>
        <w:t xml:space="preserve">, and S. </w:t>
      </w:r>
      <w:proofErr w:type="spellStart"/>
      <w:r w:rsidRPr="001313D0">
        <w:rPr>
          <w:sz w:val="20"/>
        </w:rPr>
        <w:t>Rachuri</w:t>
      </w:r>
      <w:proofErr w:type="spellEnd"/>
      <w:r w:rsidRPr="001313D0">
        <w:rPr>
          <w:sz w:val="20"/>
        </w:rPr>
        <w:t xml:space="preserve">, “An intelligent machine monitoring system for energy prediction using a Gaussian Process regression,” in </w:t>
      </w:r>
      <w:r w:rsidRPr="001313D0">
        <w:rPr>
          <w:i/>
          <w:iCs/>
          <w:sz w:val="20"/>
        </w:rPr>
        <w:t>Big Data (Big Data), 2014 IEEE International Conference on</w:t>
      </w:r>
      <w:r w:rsidRPr="001313D0">
        <w:rPr>
          <w:sz w:val="20"/>
        </w:rPr>
        <w:t>, 2014, pp. 978–986.</w:t>
      </w:r>
    </w:p>
    <w:p w14:paraId="506AB017" w14:textId="77777777" w:rsidR="001313D0" w:rsidRPr="001313D0" w:rsidRDefault="001313D0" w:rsidP="001313D0">
      <w:pPr>
        <w:pStyle w:val="Bibliography"/>
        <w:rPr>
          <w:sz w:val="20"/>
        </w:rPr>
      </w:pPr>
      <w:r w:rsidRPr="001313D0">
        <w:rPr>
          <w:sz w:val="20"/>
        </w:rPr>
        <w:t>[10]</w:t>
      </w:r>
      <w:r w:rsidRPr="001313D0">
        <w:rPr>
          <w:sz w:val="20"/>
        </w:rPr>
        <w:tab/>
        <w:t xml:space="preserve">P. Welch, “The use of fast Fourier transform for the estimation of power spectra: A method based on time averaging over short, modified periodograms,” </w:t>
      </w:r>
      <w:r w:rsidRPr="001313D0">
        <w:rPr>
          <w:i/>
          <w:iCs/>
          <w:sz w:val="20"/>
        </w:rPr>
        <w:t xml:space="preserve">IEEE Trans. Audio </w:t>
      </w:r>
      <w:proofErr w:type="spellStart"/>
      <w:r w:rsidRPr="001313D0">
        <w:rPr>
          <w:i/>
          <w:iCs/>
          <w:sz w:val="20"/>
        </w:rPr>
        <w:t>Electroacoustics</w:t>
      </w:r>
      <w:proofErr w:type="spellEnd"/>
      <w:r w:rsidRPr="001313D0">
        <w:rPr>
          <w:sz w:val="20"/>
        </w:rPr>
        <w:t>, vol. 15, no. 2, pp. 70–73, Jun. 1967.</w:t>
      </w:r>
    </w:p>
    <w:p w14:paraId="27F2524D" w14:textId="77777777" w:rsidR="001313D0" w:rsidRPr="001313D0" w:rsidRDefault="001313D0" w:rsidP="001313D0">
      <w:pPr>
        <w:pStyle w:val="Bibliography"/>
        <w:rPr>
          <w:sz w:val="20"/>
        </w:rPr>
      </w:pPr>
      <w:r w:rsidRPr="001313D0">
        <w:rPr>
          <w:sz w:val="20"/>
        </w:rPr>
        <w:t>[11]</w:t>
      </w:r>
      <w:r w:rsidRPr="001313D0">
        <w:rPr>
          <w:sz w:val="20"/>
        </w:rPr>
        <w:tab/>
        <w:t>Julius O. Smith III, “Welch’s Method | Spectral Audio Signal Processing.” [Online]. Available: https://www.dsprelated.com/freebooks/sasp/Welch_s_Method.html. [Accessed: 19-Jul-2016].</w:t>
      </w:r>
    </w:p>
    <w:p w14:paraId="164C15B0" w14:textId="77777777" w:rsidR="001313D0" w:rsidRPr="001313D0" w:rsidRDefault="001313D0" w:rsidP="001313D0">
      <w:pPr>
        <w:pStyle w:val="Bibliography"/>
        <w:rPr>
          <w:sz w:val="20"/>
        </w:rPr>
      </w:pPr>
      <w:r w:rsidRPr="001313D0">
        <w:rPr>
          <w:sz w:val="20"/>
        </w:rPr>
        <w:t>[12]</w:t>
      </w:r>
      <w:r w:rsidRPr="001313D0">
        <w:rPr>
          <w:sz w:val="20"/>
        </w:rPr>
        <w:tab/>
        <w:t>C. E. Rasmussen, “Gaussian processes for machine learning,” 2006.</w:t>
      </w:r>
    </w:p>
    <w:p w14:paraId="7FE8BFE0" w14:textId="77777777" w:rsidR="001313D0" w:rsidRPr="001313D0" w:rsidRDefault="001313D0" w:rsidP="001313D0">
      <w:pPr>
        <w:pStyle w:val="Bibliography"/>
        <w:rPr>
          <w:sz w:val="20"/>
        </w:rPr>
      </w:pPr>
      <w:r w:rsidRPr="001313D0">
        <w:rPr>
          <w:sz w:val="20"/>
        </w:rPr>
        <w:t>[13]</w:t>
      </w:r>
      <w:r w:rsidRPr="001313D0">
        <w:rPr>
          <w:sz w:val="20"/>
        </w:rPr>
        <w:tab/>
        <w:t xml:space="preserve">J. Bernardo, J. Berger, A. </w:t>
      </w:r>
      <w:proofErr w:type="spellStart"/>
      <w:r w:rsidRPr="001313D0">
        <w:rPr>
          <w:sz w:val="20"/>
        </w:rPr>
        <w:t>Dawid</w:t>
      </w:r>
      <w:proofErr w:type="spellEnd"/>
      <w:r w:rsidRPr="001313D0">
        <w:rPr>
          <w:sz w:val="20"/>
        </w:rPr>
        <w:t xml:space="preserve">, A. Smith, and others, “Regression and classification using Gaussian process priors,” </w:t>
      </w:r>
      <w:r w:rsidRPr="001313D0">
        <w:rPr>
          <w:i/>
          <w:iCs/>
          <w:sz w:val="20"/>
        </w:rPr>
        <w:t>Bayesian Stat.</w:t>
      </w:r>
      <w:r w:rsidRPr="001313D0">
        <w:rPr>
          <w:sz w:val="20"/>
        </w:rPr>
        <w:t>, vol. 6, p. 475, 1998.</w:t>
      </w:r>
    </w:p>
    <w:p w14:paraId="1F15E465" w14:textId="77777777" w:rsidR="001313D0" w:rsidRPr="001313D0" w:rsidRDefault="001313D0" w:rsidP="001313D0">
      <w:pPr>
        <w:pStyle w:val="Bibliography"/>
        <w:rPr>
          <w:sz w:val="20"/>
        </w:rPr>
      </w:pPr>
      <w:r w:rsidRPr="001313D0">
        <w:rPr>
          <w:sz w:val="20"/>
        </w:rPr>
        <w:t>[14]</w:t>
      </w:r>
      <w:r w:rsidRPr="001313D0">
        <w:rPr>
          <w:sz w:val="20"/>
        </w:rPr>
        <w:tab/>
        <w:t xml:space="preserve">Y. Zhang and L. Chan, “Fourier Recurrent Networks for Time series Prediction,” in </w:t>
      </w:r>
      <w:r w:rsidRPr="001313D0">
        <w:rPr>
          <w:i/>
          <w:iCs/>
          <w:sz w:val="20"/>
        </w:rPr>
        <w:t xml:space="preserve">Proceeding of International Conference on Neural Information Processing, ICONIP 2000, </w:t>
      </w:r>
      <w:proofErr w:type="spellStart"/>
      <w:r w:rsidRPr="001313D0">
        <w:rPr>
          <w:i/>
          <w:iCs/>
          <w:sz w:val="20"/>
        </w:rPr>
        <w:t>Tacjon</w:t>
      </w:r>
      <w:proofErr w:type="spellEnd"/>
      <w:r w:rsidRPr="001313D0">
        <w:rPr>
          <w:i/>
          <w:iCs/>
          <w:sz w:val="20"/>
        </w:rPr>
        <w:t>, Korea, pp 576582</w:t>
      </w:r>
      <w:r w:rsidRPr="001313D0">
        <w:rPr>
          <w:sz w:val="20"/>
        </w:rPr>
        <w:t>, 2000.</w:t>
      </w:r>
    </w:p>
    <w:p w14:paraId="25E7BF73" w14:textId="77777777" w:rsidR="001313D0" w:rsidRPr="001313D0" w:rsidRDefault="001313D0" w:rsidP="001313D0">
      <w:pPr>
        <w:pStyle w:val="Bibliography"/>
        <w:rPr>
          <w:sz w:val="20"/>
        </w:rPr>
      </w:pPr>
      <w:r w:rsidRPr="001313D0">
        <w:rPr>
          <w:sz w:val="20"/>
        </w:rPr>
        <w:t>[15]</w:t>
      </w:r>
      <w:r w:rsidRPr="001313D0">
        <w:rPr>
          <w:sz w:val="20"/>
        </w:rPr>
        <w:tab/>
        <w:t xml:space="preserve">J. </w:t>
      </w:r>
      <w:proofErr w:type="spellStart"/>
      <w:r w:rsidRPr="001313D0">
        <w:rPr>
          <w:sz w:val="20"/>
        </w:rPr>
        <w:t>Quiñonero</w:t>
      </w:r>
      <w:proofErr w:type="spellEnd"/>
      <w:r w:rsidRPr="001313D0">
        <w:rPr>
          <w:sz w:val="20"/>
        </w:rPr>
        <w:t xml:space="preserve">-Candela and C. E. Rasmussen, “A unifying view of sparse approximate Gaussian process regression,” </w:t>
      </w:r>
      <w:r w:rsidRPr="001313D0">
        <w:rPr>
          <w:i/>
          <w:iCs/>
          <w:sz w:val="20"/>
        </w:rPr>
        <w:t>J. Mach. Learn. Res.</w:t>
      </w:r>
      <w:r w:rsidRPr="001313D0">
        <w:rPr>
          <w:sz w:val="20"/>
        </w:rPr>
        <w:t>, vol. 6, no. Dec, pp. 1939–1959, 2005.</w:t>
      </w:r>
    </w:p>
    <w:p w14:paraId="28F43A1E" w14:textId="6B231814" w:rsidR="005A22AE" w:rsidRPr="000229F1" w:rsidRDefault="005A22AE" w:rsidP="001313D0">
      <w:pPr>
        <w:jc w:val="both"/>
        <w:rPr>
          <w:sz w:val="20"/>
          <w:szCs w:val="20"/>
        </w:rPr>
      </w:pPr>
      <w:r>
        <w:rPr>
          <w:sz w:val="20"/>
          <w:szCs w:val="20"/>
        </w:rPr>
        <w:fldChar w:fldCharType="end"/>
      </w:r>
    </w:p>
    <w:sectPr w:rsidR="005A22AE" w:rsidRPr="000229F1" w:rsidSect="0086429D">
      <w:pgSz w:w="12240" w:h="15840"/>
      <w:pgMar w:top="1440" w:right="1800" w:bottom="1361"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ax Ferguson [2]" w:date="2016-05-31T18:41:00Z" w:initials="MF">
    <w:p w14:paraId="59C8A887" w14:textId="77777777" w:rsidR="001C4422" w:rsidRDefault="001C4422" w:rsidP="001C4422">
      <w:pPr>
        <w:pStyle w:val="CommentText"/>
      </w:pPr>
      <w:r>
        <w:rPr>
          <w:rStyle w:val="CommentReference"/>
        </w:rPr>
        <w:annotationRef/>
      </w:r>
      <w:r>
        <w:t xml:space="preserve">After changing Figure 1 (as recommended by </w:t>
      </w:r>
      <w:proofErr w:type="spellStart"/>
      <w:r>
        <w:t>Jinkyoo</w:t>
      </w:r>
      <w:proofErr w:type="spellEnd"/>
      <w:r>
        <w:t>) this equation is no longer consistent (Missing |theta)</w:t>
      </w:r>
    </w:p>
  </w:comment>
  <w:comment w:id="5" w:author="Max Ferguson [2]" w:date="2016-05-31T18:41:00Z" w:initials="MF">
    <w:p w14:paraId="4946B851" w14:textId="77777777" w:rsidR="00CC6E19" w:rsidRDefault="00CC6E19" w:rsidP="00CC6E19">
      <w:pPr>
        <w:pStyle w:val="CommentText"/>
      </w:pPr>
      <w:r>
        <w:rPr>
          <w:rStyle w:val="CommentReference"/>
        </w:rPr>
        <w:annotationRef/>
      </w:r>
      <w:r>
        <w:t xml:space="preserve">After changing Figure 1 (as recommended by </w:t>
      </w:r>
      <w:proofErr w:type="spellStart"/>
      <w:r>
        <w:t>Jinkyoo</w:t>
      </w:r>
      <w:proofErr w:type="spellEnd"/>
      <w:r>
        <w:t>) this equation is no longer consistent (Missing |theta)</w:t>
      </w:r>
    </w:p>
  </w:comment>
  <w:comment w:id="9" w:author="Max Ferguson [2]" w:date="2016-05-31T18:41:00Z" w:initials="MF">
    <w:p w14:paraId="734AD779" w14:textId="77777777" w:rsidR="00F01EB1" w:rsidRDefault="00F01EB1" w:rsidP="00F01EB1">
      <w:pPr>
        <w:pStyle w:val="CommentText"/>
      </w:pPr>
      <w:r>
        <w:rPr>
          <w:rStyle w:val="CommentReference"/>
        </w:rPr>
        <w:annotationRef/>
      </w:r>
      <w:r>
        <w:t xml:space="preserve">After changing Figure 1 (as recommended by </w:t>
      </w:r>
      <w:proofErr w:type="spellStart"/>
      <w:r>
        <w:t>Jinkyoo</w:t>
      </w:r>
      <w:proofErr w:type="spellEnd"/>
      <w:r>
        <w:t>) this equation is no longer consistent (Missing |theta)</w:t>
      </w:r>
    </w:p>
  </w:comment>
  <w:comment w:id="12" w:author="Max Ferguson [2]" w:date="2016-05-31T18:41:00Z" w:initials="MF">
    <w:p w14:paraId="2E904AD4" w14:textId="77777777" w:rsidR="00F01EB1" w:rsidRDefault="00F01EB1" w:rsidP="00F01EB1">
      <w:pPr>
        <w:pStyle w:val="CommentText"/>
      </w:pPr>
      <w:r>
        <w:rPr>
          <w:rStyle w:val="CommentReference"/>
        </w:rPr>
        <w:annotationRef/>
      </w:r>
      <w:r>
        <w:t xml:space="preserve">After changing Figure 1 (as recommended by </w:t>
      </w:r>
      <w:proofErr w:type="spellStart"/>
      <w:r>
        <w:t>Jinkyoo</w:t>
      </w:r>
      <w:proofErr w:type="spellEnd"/>
      <w:r>
        <w:t>) this equation is no longer consistent (Missing |theta)</w:t>
      </w:r>
    </w:p>
  </w:comment>
  <w:comment w:id="20" w:author="Max Ferguson [2]" w:date="2016-05-31T18:41:00Z" w:initials="MF">
    <w:p w14:paraId="622BB206" w14:textId="77777777" w:rsidR="00BA70BC" w:rsidRDefault="00BA70BC" w:rsidP="00BA70BC">
      <w:pPr>
        <w:pStyle w:val="CommentText"/>
      </w:pPr>
      <w:r>
        <w:rPr>
          <w:rStyle w:val="CommentReference"/>
        </w:rPr>
        <w:annotationRef/>
      </w:r>
      <w:r>
        <w:t xml:space="preserve">After changing Figure 1 (as recommended by </w:t>
      </w:r>
      <w:proofErr w:type="spellStart"/>
      <w:r>
        <w:t>Jinkyoo</w:t>
      </w:r>
      <w:proofErr w:type="spellEnd"/>
      <w:r>
        <w:t>) this equation is no longer consistent (Missing |theta)</w:t>
      </w:r>
    </w:p>
  </w:comment>
  <w:comment w:id="66" w:author="Max Ferguson [2]" w:date="2016-05-31T18:41:00Z" w:initials="MF">
    <w:p w14:paraId="1DE59B4D" w14:textId="77777777" w:rsidR="005A22AE" w:rsidRDefault="005A22AE" w:rsidP="000229F1">
      <w:pPr>
        <w:pStyle w:val="CommentText"/>
      </w:pPr>
      <w:r>
        <w:rPr>
          <w:rStyle w:val="CommentReference"/>
        </w:rPr>
        <w:annotationRef/>
      </w:r>
      <w:r>
        <w:t xml:space="preserve">After changing Figure 1 (as recommended by </w:t>
      </w:r>
      <w:proofErr w:type="spellStart"/>
      <w:r>
        <w:t>Jinkyoo</w:t>
      </w:r>
      <w:proofErr w:type="spellEnd"/>
      <w:r>
        <w:t>) this equation is no longer consistent (Missing |theta)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C8A887" w15:done="0"/>
  <w15:commentEx w15:paraId="4946B851" w15:done="0"/>
  <w15:commentEx w15:paraId="734AD779" w15:done="0"/>
  <w15:commentEx w15:paraId="2E904AD4" w15:done="0"/>
  <w15:commentEx w15:paraId="622BB206" w15:done="0"/>
  <w15:commentEx w15:paraId="1DE59B4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03B77" w14:textId="77777777" w:rsidR="00E10E95" w:rsidRDefault="00E10E95" w:rsidP="00F038CC">
      <w:r>
        <w:separator/>
      </w:r>
    </w:p>
  </w:endnote>
  <w:endnote w:type="continuationSeparator" w:id="0">
    <w:p w14:paraId="57899AE5" w14:textId="77777777" w:rsidR="00E10E95" w:rsidRDefault="00E10E95" w:rsidP="00F03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iberation Sans">
    <w:altName w:val="Calibri"/>
    <w:panose1 w:val="00000000000000000000"/>
    <w:charset w:val="00"/>
    <w:family w:val="moder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CAB266" w14:textId="77777777" w:rsidR="00E10E95" w:rsidRDefault="00E10E95" w:rsidP="00F038CC">
      <w:r>
        <w:separator/>
      </w:r>
    </w:p>
  </w:footnote>
  <w:footnote w:type="continuationSeparator" w:id="0">
    <w:p w14:paraId="721B1760" w14:textId="77777777" w:rsidR="00E10E95" w:rsidRDefault="00E10E95" w:rsidP="00F038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56137"/>
    <w:multiLevelType w:val="hybridMultilevel"/>
    <w:tmpl w:val="51522DA0"/>
    <w:lvl w:ilvl="0" w:tplc="E5D4A606">
      <w:start w:val="1"/>
      <w:numFmt w:val="bullet"/>
      <w:lvlText w:val="•"/>
      <w:lvlJc w:val="left"/>
      <w:pPr>
        <w:tabs>
          <w:tab w:val="num" w:pos="360"/>
        </w:tabs>
        <w:ind w:left="360" w:hanging="360"/>
      </w:pPr>
      <w:rPr>
        <w:rFonts w:ascii="Arial" w:hAnsi="Arial" w:hint="default"/>
      </w:rPr>
    </w:lvl>
    <w:lvl w:ilvl="1" w:tplc="AD703888">
      <w:start w:val="1"/>
      <w:numFmt w:val="bullet"/>
      <w:lvlText w:val="•"/>
      <w:lvlJc w:val="left"/>
      <w:pPr>
        <w:tabs>
          <w:tab w:val="num" w:pos="1080"/>
        </w:tabs>
        <w:ind w:left="1080" w:hanging="360"/>
      </w:pPr>
      <w:rPr>
        <w:rFonts w:ascii="Arial" w:hAnsi="Arial" w:hint="default"/>
      </w:rPr>
    </w:lvl>
    <w:lvl w:ilvl="2" w:tplc="183AF164" w:tentative="1">
      <w:start w:val="1"/>
      <w:numFmt w:val="bullet"/>
      <w:lvlText w:val="•"/>
      <w:lvlJc w:val="left"/>
      <w:pPr>
        <w:tabs>
          <w:tab w:val="num" w:pos="1800"/>
        </w:tabs>
        <w:ind w:left="1800" w:hanging="360"/>
      </w:pPr>
      <w:rPr>
        <w:rFonts w:ascii="Arial" w:hAnsi="Arial" w:hint="default"/>
      </w:rPr>
    </w:lvl>
    <w:lvl w:ilvl="3" w:tplc="28F6E758" w:tentative="1">
      <w:start w:val="1"/>
      <w:numFmt w:val="bullet"/>
      <w:lvlText w:val="•"/>
      <w:lvlJc w:val="left"/>
      <w:pPr>
        <w:tabs>
          <w:tab w:val="num" w:pos="2520"/>
        </w:tabs>
        <w:ind w:left="2520" w:hanging="360"/>
      </w:pPr>
      <w:rPr>
        <w:rFonts w:ascii="Arial" w:hAnsi="Arial" w:hint="default"/>
      </w:rPr>
    </w:lvl>
    <w:lvl w:ilvl="4" w:tplc="BD5AAD26" w:tentative="1">
      <w:start w:val="1"/>
      <w:numFmt w:val="bullet"/>
      <w:lvlText w:val="•"/>
      <w:lvlJc w:val="left"/>
      <w:pPr>
        <w:tabs>
          <w:tab w:val="num" w:pos="3240"/>
        </w:tabs>
        <w:ind w:left="3240" w:hanging="360"/>
      </w:pPr>
      <w:rPr>
        <w:rFonts w:ascii="Arial" w:hAnsi="Arial" w:hint="default"/>
      </w:rPr>
    </w:lvl>
    <w:lvl w:ilvl="5" w:tplc="0316D922" w:tentative="1">
      <w:start w:val="1"/>
      <w:numFmt w:val="bullet"/>
      <w:lvlText w:val="•"/>
      <w:lvlJc w:val="left"/>
      <w:pPr>
        <w:tabs>
          <w:tab w:val="num" w:pos="3960"/>
        </w:tabs>
        <w:ind w:left="3960" w:hanging="360"/>
      </w:pPr>
      <w:rPr>
        <w:rFonts w:ascii="Arial" w:hAnsi="Arial" w:hint="default"/>
      </w:rPr>
    </w:lvl>
    <w:lvl w:ilvl="6" w:tplc="8E26EF5E" w:tentative="1">
      <w:start w:val="1"/>
      <w:numFmt w:val="bullet"/>
      <w:lvlText w:val="•"/>
      <w:lvlJc w:val="left"/>
      <w:pPr>
        <w:tabs>
          <w:tab w:val="num" w:pos="4680"/>
        </w:tabs>
        <w:ind w:left="4680" w:hanging="360"/>
      </w:pPr>
      <w:rPr>
        <w:rFonts w:ascii="Arial" w:hAnsi="Arial" w:hint="default"/>
      </w:rPr>
    </w:lvl>
    <w:lvl w:ilvl="7" w:tplc="70C23D90" w:tentative="1">
      <w:start w:val="1"/>
      <w:numFmt w:val="bullet"/>
      <w:lvlText w:val="•"/>
      <w:lvlJc w:val="left"/>
      <w:pPr>
        <w:tabs>
          <w:tab w:val="num" w:pos="5400"/>
        </w:tabs>
        <w:ind w:left="5400" w:hanging="360"/>
      </w:pPr>
      <w:rPr>
        <w:rFonts w:ascii="Arial" w:hAnsi="Arial" w:hint="default"/>
      </w:rPr>
    </w:lvl>
    <w:lvl w:ilvl="8" w:tplc="49DCE350" w:tentative="1">
      <w:start w:val="1"/>
      <w:numFmt w:val="bullet"/>
      <w:lvlText w:val="•"/>
      <w:lvlJc w:val="left"/>
      <w:pPr>
        <w:tabs>
          <w:tab w:val="num" w:pos="6120"/>
        </w:tabs>
        <w:ind w:left="6120" w:hanging="360"/>
      </w:pPr>
      <w:rPr>
        <w:rFonts w:ascii="Arial" w:hAnsi="Arial" w:hint="default"/>
      </w:rPr>
    </w:lvl>
  </w:abstractNum>
  <w:abstractNum w:abstractNumId="1">
    <w:nsid w:val="2D403F26"/>
    <w:multiLevelType w:val="hybridMultilevel"/>
    <w:tmpl w:val="E396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90D64"/>
    <w:multiLevelType w:val="hybridMultilevel"/>
    <w:tmpl w:val="E8AE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CC0279D"/>
    <w:multiLevelType w:val="hybridMultilevel"/>
    <w:tmpl w:val="F9C2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600D30C2"/>
    <w:multiLevelType w:val="hybridMultilevel"/>
    <w:tmpl w:val="C7C090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2BD31E0"/>
    <w:multiLevelType w:val="hybridMultilevel"/>
    <w:tmpl w:val="95E8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5F776B"/>
    <w:multiLevelType w:val="hybridMultilevel"/>
    <w:tmpl w:val="3376C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5E594A"/>
    <w:multiLevelType w:val="hybridMultilevel"/>
    <w:tmpl w:val="668C65D6"/>
    <w:lvl w:ilvl="0" w:tplc="902C6A8E">
      <w:start w:val="1"/>
      <w:numFmt w:val="decimal"/>
      <w:lvlText w:val="%1)"/>
      <w:lvlJc w:val="left"/>
      <w:pPr>
        <w:ind w:left="1440" w:hanging="864"/>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0"/>
  </w:num>
  <w:num w:numId="3">
    <w:abstractNumId w:val="1"/>
  </w:num>
  <w:num w:numId="4">
    <w:abstractNumId w:val="3"/>
  </w:num>
  <w:num w:numId="5">
    <w:abstractNumId w:val="5"/>
  </w:num>
  <w:num w:numId="6">
    <w:abstractNumId w:val="7"/>
  </w:num>
  <w:num w:numId="7">
    <w:abstractNumId w:val="2"/>
  </w:num>
  <w:num w:numId="8">
    <w:abstractNumId w:val="4"/>
  </w:num>
  <w:num w:numId="9">
    <w:abstractNumId w:val="9"/>
  </w:num>
  <w:num w:numId="10">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 Ferguson">
    <w15:presenceInfo w15:providerId="Windows Live" w15:userId="50411cb92f265292"/>
  </w15:person>
  <w15:person w15:author="Max Ferguson [2]">
    <w15:presenceInfo w15:providerId="Windows Live" w15:userId="9b2a4dc023569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3AB"/>
    <w:rsid w:val="0000553A"/>
    <w:rsid w:val="000131A0"/>
    <w:rsid w:val="000138A2"/>
    <w:rsid w:val="000146A4"/>
    <w:rsid w:val="000205A1"/>
    <w:rsid w:val="000229F1"/>
    <w:rsid w:val="00050E9D"/>
    <w:rsid w:val="00052D18"/>
    <w:rsid w:val="000540CC"/>
    <w:rsid w:val="00054E12"/>
    <w:rsid w:val="000715A2"/>
    <w:rsid w:val="00072E54"/>
    <w:rsid w:val="000807EE"/>
    <w:rsid w:val="00081E12"/>
    <w:rsid w:val="00083AA2"/>
    <w:rsid w:val="00083AA8"/>
    <w:rsid w:val="000961B5"/>
    <w:rsid w:val="000A153B"/>
    <w:rsid w:val="000B03DA"/>
    <w:rsid w:val="000B2D56"/>
    <w:rsid w:val="000C2592"/>
    <w:rsid w:val="000C591C"/>
    <w:rsid w:val="000D0461"/>
    <w:rsid w:val="000E23D1"/>
    <w:rsid w:val="000E43EC"/>
    <w:rsid w:val="000E4582"/>
    <w:rsid w:val="000E4839"/>
    <w:rsid w:val="000E596C"/>
    <w:rsid w:val="000F16C4"/>
    <w:rsid w:val="000F324A"/>
    <w:rsid w:val="000F5067"/>
    <w:rsid w:val="0010231A"/>
    <w:rsid w:val="001026FB"/>
    <w:rsid w:val="00105D13"/>
    <w:rsid w:val="00121646"/>
    <w:rsid w:val="001313D0"/>
    <w:rsid w:val="001322E7"/>
    <w:rsid w:val="00132A09"/>
    <w:rsid w:val="001332B7"/>
    <w:rsid w:val="001566A7"/>
    <w:rsid w:val="00162AE1"/>
    <w:rsid w:val="0018169E"/>
    <w:rsid w:val="00185063"/>
    <w:rsid w:val="00185716"/>
    <w:rsid w:val="001A7F17"/>
    <w:rsid w:val="001B029D"/>
    <w:rsid w:val="001B4DEC"/>
    <w:rsid w:val="001C3970"/>
    <w:rsid w:val="001C4422"/>
    <w:rsid w:val="001C51F4"/>
    <w:rsid w:val="001D04B4"/>
    <w:rsid w:val="001D0A4F"/>
    <w:rsid w:val="001D2A59"/>
    <w:rsid w:val="001D3C70"/>
    <w:rsid w:val="001D61AC"/>
    <w:rsid w:val="001E0292"/>
    <w:rsid w:val="001E04E3"/>
    <w:rsid w:val="001E073C"/>
    <w:rsid w:val="001E2703"/>
    <w:rsid w:val="00200842"/>
    <w:rsid w:val="002061F3"/>
    <w:rsid w:val="002113D5"/>
    <w:rsid w:val="00223436"/>
    <w:rsid w:val="002359AE"/>
    <w:rsid w:val="00240136"/>
    <w:rsid w:val="00245614"/>
    <w:rsid w:val="00255CD7"/>
    <w:rsid w:val="002654FF"/>
    <w:rsid w:val="00270FE7"/>
    <w:rsid w:val="00276A1E"/>
    <w:rsid w:val="00284582"/>
    <w:rsid w:val="00291CAF"/>
    <w:rsid w:val="00294C26"/>
    <w:rsid w:val="002C08B6"/>
    <w:rsid w:val="002C65C0"/>
    <w:rsid w:val="002D19FB"/>
    <w:rsid w:val="002D52FB"/>
    <w:rsid w:val="002E0F0D"/>
    <w:rsid w:val="002F40C3"/>
    <w:rsid w:val="003008FD"/>
    <w:rsid w:val="0030427E"/>
    <w:rsid w:val="00313229"/>
    <w:rsid w:val="00317C72"/>
    <w:rsid w:val="00333E05"/>
    <w:rsid w:val="003510ED"/>
    <w:rsid w:val="00352D67"/>
    <w:rsid w:val="00357B83"/>
    <w:rsid w:val="003609C6"/>
    <w:rsid w:val="00360BA1"/>
    <w:rsid w:val="00363ECB"/>
    <w:rsid w:val="0039016A"/>
    <w:rsid w:val="00392352"/>
    <w:rsid w:val="003A4F47"/>
    <w:rsid w:val="003B28F5"/>
    <w:rsid w:val="003C3AF8"/>
    <w:rsid w:val="003C4901"/>
    <w:rsid w:val="003C533A"/>
    <w:rsid w:val="003C67B5"/>
    <w:rsid w:val="003D5D10"/>
    <w:rsid w:val="003E6222"/>
    <w:rsid w:val="003F7085"/>
    <w:rsid w:val="00406049"/>
    <w:rsid w:val="00406D9E"/>
    <w:rsid w:val="0041192A"/>
    <w:rsid w:val="00422554"/>
    <w:rsid w:val="00445F07"/>
    <w:rsid w:val="0044645E"/>
    <w:rsid w:val="00446F85"/>
    <w:rsid w:val="004743D2"/>
    <w:rsid w:val="00480D79"/>
    <w:rsid w:val="00490AAA"/>
    <w:rsid w:val="00491446"/>
    <w:rsid w:val="00491454"/>
    <w:rsid w:val="00497DD5"/>
    <w:rsid w:val="004A60AE"/>
    <w:rsid w:val="004B0108"/>
    <w:rsid w:val="004B0163"/>
    <w:rsid w:val="004B417F"/>
    <w:rsid w:val="004B480F"/>
    <w:rsid w:val="004C296A"/>
    <w:rsid w:val="004C4FEA"/>
    <w:rsid w:val="004C58CC"/>
    <w:rsid w:val="004D5D53"/>
    <w:rsid w:val="004D7A30"/>
    <w:rsid w:val="004E364B"/>
    <w:rsid w:val="004E455D"/>
    <w:rsid w:val="004E6692"/>
    <w:rsid w:val="0051718B"/>
    <w:rsid w:val="005206E2"/>
    <w:rsid w:val="005208A1"/>
    <w:rsid w:val="0052198A"/>
    <w:rsid w:val="00542EFD"/>
    <w:rsid w:val="005455DF"/>
    <w:rsid w:val="005455FC"/>
    <w:rsid w:val="00545EA3"/>
    <w:rsid w:val="005546FD"/>
    <w:rsid w:val="00571EA4"/>
    <w:rsid w:val="00573DA9"/>
    <w:rsid w:val="00581CB7"/>
    <w:rsid w:val="005846BD"/>
    <w:rsid w:val="00586725"/>
    <w:rsid w:val="00587E33"/>
    <w:rsid w:val="00591B6B"/>
    <w:rsid w:val="00596555"/>
    <w:rsid w:val="005A22AE"/>
    <w:rsid w:val="005A52AA"/>
    <w:rsid w:val="005B1533"/>
    <w:rsid w:val="005D5B62"/>
    <w:rsid w:val="005E09CE"/>
    <w:rsid w:val="005F33EF"/>
    <w:rsid w:val="00607088"/>
    <w:rsid w:val="00607719"/>
    <w:rsid w:val="00625EA0"/>
    <w:rsid w:val="00626F1F"/>
    <w:rsid w:val="00631914"/>
    <w:rsid w:val="0063398B"/>
    <w:rsid w:val="0064589B"/>
    <w:rsid w:val="006515F7"/>
    <w:rsid w:val="00662AF1"/>
    <w:rsid w:val="00667BE4"/>
    <w:rsid w:val="00677463"/>
    <w:rsid w:val="00691108"/>
    <w:rsid w:val="00695696"/>
    <w:rsid w:val="006A4D8C"/>
    <w:rsid w:val="006B1DD1"/>
    <w:rsid w:val="006B5E5F"/>
    <w:rsid w:val="006D0426"/>
    <w:rsid w:val="006D2DB2"/>
    <w:rsid w:val="006D3132"/>
    <w:rsid w:val="006D3994"/>
    <w:rsid w:val="006F2F0A"/>
    <w:rsid w:val="00700429"/>
    <w:rsid w:val="007021C2"/>
    <w:rsid w:val="00706FEB"/>
    <w:rsid w:val="007129DF"/>
    <w:rsid w:val="00716E16"/>
    <w:rsid w:val="007260D5"/>
    <w:rsid w:val="007268A7"/>
    <w:rsid w:val="0073301C"/>
    <w:rsid w:val="00744593"/>
    <w:rsid w:val="007525E4"/>
    <w:rsid w:val="00756AE5"/>
    <w:rsid w:val="007572FF"/>
    <w:rsid w:val="00762AD9"/>
    <w:rsid w:val="0076526E"/>
    <w:rsid w:val="0077063F"/>
    <w:rsid w:val="00792160"/>
    <w:rsid w:val="007925AC"/>
    <w:rsid w:val="00792CBA"/>
    <w:rsid w:val="00795ECB"/>
    <w:rsid w:val="007A55A6"/>
    <w:rsid w:val="007C38B1"/>
    <w:rsid w:val="007C3925"/>
    <w:rsid w:val="007D12C4"/>
    <w:rsid w:val="007D15BB"/>
    <w:rsid w:val="007D5BC3"/>
    <w:rsid w:val="007E69E4"/>
    <w:rsid w:val="007E6C2F"/>
    <w:rsid w:val="007F00DD"/>
    <w:rsid w:val="007F2257"/>
    <w:rsid w:val="0080032A"/>
    <w:rsid w:val="00801171"/>
    <w:rsid w:val="008019D7"/>
    <w:rsid w:val="008026B0"/>
    <w:rsid w:val="00802739"/>
    <w:rsid w:val="0082330E"/>
    <w:rsid w:val="0082441D"/>
    <w:rsid w:val="00825577"/>
    <w:rsid w:val="008255D2"/>
    <w:rsid w:val="008306B4"/>
    <w:rsid w:val="00837706"/>
    <w:rsid w:val="008407AF"/>
    <w:rsid w:val="00852B25"/>
    <w:rsid w:val="0085554A"/>
    <w:rsid w:val="00855E07"/>
    <w:rsid w:val="008616F1"/>
    <w:rsid w:val="0086429D"/>
    <w:rsid w:val="0086438C"/>
    <w:rsid w:val="008718BC"/>
    <w:rsid w:val="00875DC8"/>
    <w:rsid w:val="0088381A"/>
    <w:rsid w:val="008A1D79"/>
    <w:rsid w:val="008A2224"/>
    <w:rsid w:val="008A4D51"/>
    <w:rsid w:val="008A5032"/>
    <w:rsid w:val="008A73D0"/>
    <w:rsid w:val="008A7984"/>
    <w:rsid w:val="008C3AF9"/>
    <w:rsid w:val="008D009B"/>
    <w:rsid w:val="008D3222"/>
    <w:rsid w:val="008D54EE"/>
    <w:rsid w:val="008D65D5"/>
    <w:rsid w:val="008E1ADC"/>
    <w:rsid w:val="009054F8"/>
    <w:rsid w:val="00910F7D"/>
    <w:rsid w:val="00911538"/>
    <w:rsid w:val="009179A8"/>
    <w:rsid w:val="00917F86"/>
    <w:rsid w:val="009348CA"/>
    <w:rsid w:val="00935A50"/>
    <w:rsid w:val="00942D0E"/>
    <w:rsid w:val="009509D2"/>
    <w:rsid w:val="00961852"/>
    <w:rsid w:val="009635DE"/>
    <w:rsid w:val="00980DA3"/>
    <w:rsid w:val="00990E03"/>
    <w:rsid w:val="00993F6D"/>
    <w:rsid w:val="00994DF0"/>
    <w:rsid w:val="009B3DF2"/>
    <w:rsid w:val="009C7863"/>
    <w:rsid w:val="009D26FC"/>
    <w:rsid w:val="009D57CC"/>
    <w:rsid w:val="009F32DB"/>
    <w:rsid w:val="00A02145"/>
    <w:rsid w:val="00A038D0"/>
    <w:rsid w:val="00A22947"/>
    <w:rsid w:val="00A30CA7"/>
    <w:rsid w:val="00A360D6"/>
    <w:rsid w:val="00A52530"/>
    <w:rsid w:val="00A53D27"/>
    <w:rsid w:val="00A57BDD"/>
    <w:rsid w:val="00A609B9"/>
    <w:rsid w:val="00A60CAA"/>
    <w:rsid w:val="00A60DD5"/>
    <w:rsid w:val="00A709C9"/>
    <w:rsid w:val="00A72FCF"/>
    <w:rsid w:val="00A74C08"/>
    <w:rsid w:val="00A81F68"/>
    <w:rsid w:val="00A9072C"/>
    <w:rsid w:val="00AA189D"/>
    <w:rsid w:val="00AA4627"/>
    <w:rsid w:val="00AB5AF0"/>
    <w:rsid w:val="00AC145B"/>
    <w:rsid w:val="00AC1F3E"/>
    <w:rsid w:val="00AC34BA"/>
    <w:rsid w:val="00AD0FD0"/>
    <w:rsid w:val="00AD4249"/>
    <w:rsid w:val="00AE330D"/>
    <w:rsid w:val="00AF617A"/>
    <w:rsid w:val="00B0655C"/>
    <w:rsid w:val="00B11737"/>
    <w:rsid w:val="00B11E01"/>
    <w:rsid w:val="00B330E3"/>
    <w:rsid w:val="00B3465C"/>
    <w:rsid w:val="00B349F5"/>
    <w:rsid w:val="00B71D9D"/>
    <w:rsid w:val="00B7766A"/>
    <w:rsid w:val="00B94ADF"/>
    <w:rsid w:val="00B9799E"/>
    <w:rsid w:val="00BA0BBE"/>
    <w:rsid w:val="00BA70BC"/>
    <w:rsid w:val="00BB3AFA"/>
    <w:rsid w:val="00BB5BAB"/>
    <w:rsid w:val="00BC3F13"/>
    <w:rsid w:val="00BC78C4"/>
    <w:rsid w:val="00BD2B1A"/>
    <w:rsid w:val="00BD7C86"/>
    <w:rsid w:val="00BE66B9"/>
    <w:rsid w:val="00C033ED"/>
    <w:rsid w:val="00C06828"/>
    <w:rsid w:val="00C117AD"/>
    <w:rsid w:val="00C15CB6"/>
    <w:rsid w:val="00C216E1"/>
    <w:rsid w:val="00C254AE"/>
    <w:rsid w:val="00C32760"/>
    <w:rsid w:val="00C365BE"/>
    <w:rsid w:val="00C440B0"/>
    <w:rsid w:val="00C707BA"/>
    <w:rsid w:val="00C862E0"/>
    <w:rsid w:val="00C940D0"/>
    <w:rsid w:val="00C97EBF"/>
    <w:rsid w:val="00CC6E19"/>
    <w:rsid w:val="00CC76AB"/>
    <w:rsid w:val="00CD5F74"/>
    <w:rsid w:val="00CD6EDC"/>
    <w:rsid w:val="00CD7977"/>
    <w:rsid w:val="00CE4038"/>
    <w:rsid w:val="00CF3093"/>
    <w:rsid w:val="00D02491"/>
    <w:rsid w:val="00D047A9"/>
    <w:rsid w:val="00D12651"/>
    <w:rsid w:val="00D214A0"/>
    <w:rsid w:val="00D22B29"/>
    <w:rsid w:val="00D26F45"/>
    <w:rsid w:val="00D277B1"/>
    <w:rsid w:val="00D34EFF"/>
    <w:rsid w:val="00D376C5"/>
    <w:rsid w:val="00D4013B"/>
    <w:rsid w:val="00D572A7"/>
    <w:rsid w:val="00D62A6F"/>
    <w:rsid w:val="00D65020"/>
    <w:rsid w:val="00D70391"/>
    <w:rsid w:val="00D7556F"/>
    <w:rsid w:val="00DA1E16"/>
    <w:rsid w:val="00DB73EA"/>
    <w:rsid w:val="00DC2432"/>
    <w:rsid w:val="00DC6758"/>
    <w:rsid w:val="00DD2F1D"/>
    <w:rsid w:val="00DD4558"/>
    <w:rsid w:val="00DD634C"/>
    <w:rsid w:val="00DE24D6"/>
    <w:rsid w:val="00DE5A49"/>
    <w:rsid w:val="00DF2CC5"/>
    <w:rsid w:val="00E06B9E"/>
    <w:rsid w:val="00E10E95"/>
    <w:rsid w:val="00E11243"/>
    <w:rsid w:val="00E170CC"/>
    <w:rsid w:val="00E207E2"/>
    <w:rsid w:val="00E22FC4"/>
    <w:rsid w:val="00E3296E"/>
    <w:rsid w:val="00E37445"/>
    <w:rsid w:val="00E42637"/>
    <w:rsid w:val="00E4308A"/>
    <w:rsid w:val="00E67890"/>
    <w:rsid w:val="00E703B6"/>
    <w:rsid w:val="00E93B70"/>
    <w:rsid w:val="00E970E1"/>
    <w:rsid w:val="00EA6F39"/>
    <w:rsid w:val="00EB089D"/>
    <w:rsid w:val="00EB32B2"/>
    <w:rsid w:val="00EC6383"/>
    <w:rsid w:val="00EC69AA"/>
    <w:rsid w:val="00ED3141"/>
    <w:rsid w:val="00EE44CD"/>
    <w:rsid w:val="00F01EB1"/>
    <w:rsid w:val="00F01F48"/>
    <w:rsid w:val="00F02E1D"/>
    <w:rsid w:val="00F038CC"/>
    <w:rsid w:val="00F1050B"/>
    <w:rsid w:val="00F11389"/>
    <w:rsid w:val="00F22008"/>
    <w:rsid w:val="00F2511B"/>
    <w:rsid w:val="00F26489"/>
    <w:rsid w:val="00F33B75"/>
    <w:rsid w:val="00F42253"/>
    <w:rsid w:val="00F552B1"/>
    <w:rsid w:val="00F6029D"/>
    <w:rsid w:val="00F63DA0"/>
    <w:rsid w:val="00F6515B"/>
    <w:rsid w:val="00F6562D"/>
    <w:rsid w:val="00F72286"/>
    <w:rsid w:val="00F7388C"/>
    <w:rsid w:val="00F7634E"/>
    <w:rsid w:val="00F83AEF"/>
    <w:rsid w:val="00FA0AB0"/>
    <w:rsid w:val="00FA1401"/>
    <w:rsid w:val="00FA7131"/>
    <w:rsid w:val="00FB5A48"/>
    <w:rsid w:val="00FB6919"/>
    <w:rsid w:val="00FC22C6"/>
    <w:rsid w:val="00FC4866"/>
    <w:rsid w:val="00FC7825"/>
    <w:rsid w:val="00FD2893"/>
    <w:rsid w:val="00FD43FE"/>
    <w:rsid w:val="00FE1A1E"/>
    <w:rsid w:val="00FE5AD2"/>
    <w:rsid w:val="00FE5FFA"/>
    <w:rsid w:val="00FF4443"/>
    <w:rsid w:val="00FF46B3"/>
    <w:rsid w:val="00FF53AB"/>
    <w:rsid w:val="00FF5D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C2B62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260D5"/>
    <w:rPr>
      <w:rFonts w:ascii="Times New Roman" w:hAnsi="Times New Roman" w:cs="Times New Roman"/>
    </w:rPr>
  </w:style>
  <w:style w:type="paragraph" w:styleId="Heading1">
    <w:name w:val="heading 1"/>
    <w:basedOn w:val="Normal"/>
    <w:next w:val="Normal"/>
    <w:link w:val="Heading1Char"/>
    <w:uiPriority w:val="9"/>
    <w:qFormat/>
    <w:rsid w:val="005A22A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3AB"/>
    <w:rPr>
      <w:sz w:val="18"/>
      <w:szCs w:val="18"/>
    </w:rPr>
  </w:style>
  <w:style w:type="paragraph" w:styleId="CommentText">
    <w:name w:val="annotation text"/>
    <w:basedOn w:val="Normal"/>
    <w:link w:val="CommentTextChar"/>
    <w:uiPriority w:val="99"/>
    <w:unhideWhenUsed/>
    <w:rsid w:val="00FF53AB"/>
    <w:rPr>
      <w:rFonts w:asciiTheme="minorHAnsi" w:hAnsiTheme="minorHAnsi" w:cstheme="minorBidi"/>
    </w:rPr>
  </w:style>
  <w:style w:type="character" w:customStyle="1" w:styleId="CommentTextChar">
    <w:name w:val="Comment Text Char"/>
    <w:basedOn w:val="DefaultParagraphFont"/>
    <w:link w:val="CommentText"/>
    <w:uiPriority w:val="99"/>
    <w:rsid w:val="00FF53AB"/>
  </w:style>
  <w:style w:type="table" w:styleId="TableGrid">
    <w:name w:val="Table Grid"/>
    <w:basedOn w:val="TableNormal"/>
    <w:uiPriority w:val="59"/>
    <w:rsid w:val="00FF53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
    <w:rsid w:val="00FF53AB"/>
    <w:pPr>
      <w:widowControl w:val="0"/>
      <w:spacing w:line="252" w:lineRule="auto"/>
      <w:ind w:firstLine="202"/>
      <w:jc w:val="both"/>
    </w:pPr>
    <w:rPr>
      <w:rFonts w:eastAsia="Batang"/>
      <w:sz w:val="20"/>
      <w:szCs w:val="20"/>
    </w:rPr>
  </w:style>
  <w:style w:type="paragraph" w:styleId="BalloonText">
    <w:name w:val="Balloon Text"/>
    <w:basedOn w:val="Normal"/>
    <w:link w:val="BalloonTextChar"/>
    <w:uiPriority w:val="99"/>
    <w:semiHidden/>
    <w:unhideWhenUsed/>
    <w:rsid w:val="00FF53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53AB"/>
    <w:rPr>
      <w:rFonts w:ascii="Lucida Grande" w:hAnsi="Lucida Grande" w:cs="Lucida Grande"/>
      <w:sz w:val="18"/>
      <w:szCs w:val="18"/>
    </w:rPr>
  </w:style>
  <w:style w:type="character" w:styleId="PlaceholderText">
    <w:name w:val="Placeholder Text"/>
    <w:basedOn w:val="DefaultParagraphFont"/>
    <w:uiPriority w:val="99"/>
    <w:semiHidden/>
    <w:rsid w:val="00A60DD5"/>
    <w:rPr>
      <w:color w:val="808080"/>
    </w:rPr>
  </w:style>
  <w:style w:type="paragraph" w:customStyle="1" w:styleId="Default">
    <w:name w:val="Default"/>
    <w:rsid w:val="00A60DD5"/>
    <w:pPr>
      <w:autoSpaceDE w:val="0"/>
      <w:autoSpaceDN w:val="0"/>
      <w:adjustRightInd w:val="0"/>
    </w:pPr>
    <w:rPr>
      <w:rFonts w:ascii="Liberation Sans" w:hAnsi="Liberation Sans" w:cs="Liberation Sans"/>
      <w:color w:val="000000"/>
    </w:rPr>
  </w:style>
  <w:style w:type="character" w:customStyle="1" w:styleId="apple-converted-space">
    <w:name w:val="apple-converted-space"/>
    <w:basedOn w:val="DefaultParagraphFont"/>
    <w:rsid w:val="00A60DD5"/>
  </w:style>
  <w:style w:type="paragraph" w:styleId="Caption">
    <w:name w:val="caption"/>
    <w:basedOn w:val="Normal"/>
    <w:next w:val="Normal"/>
    <w:uiPriority w:val="35"/>
    <w:unhideWhenUsed/>
    <w:qFormat/>
    <w:rsid w:val="009348CA"/>
    <w:pPr>
      <w:spacing w:before="120" w:after="200"/>
    </w:pPr>
    <w:rPr>
      <w:rFonts w:cstheme="minorBidi"/>
      <w:iCs/>
      <w:color w:val="000000" w:themeColor="text1"/>
      <w:sz w:val="20"/>
      <w:szCs w:val="18"/>
    </w:rPr>
  </w:style>
  <w:style w:type="paragraph" w:styleId="ListParagraph">
    <w:name w:val="List Paragraph"/>
    <w:basedOn w:val="Normal"/>
    <w:uiPriority w:val="34"/>
    <w:qFormat/>
    <w:rsid w:val="006A4D8C"/>
    <w:pPr>
      <w:ind w:left="720"/>
      <w:contextualSpacing/>
    </w:pPr>
    <w:rPr>
      <w:rFonts w:asciiTheme="minorHAnsi" w:hAnsiTheme="minorHAnsi" w:cstheme="minorBidi"/>
    </w:rPr>
  </w:style>
  <w:style w:type="paragraph" w:customStyle="1" w:styleId="References">
    <w:name w:val="References"/>
    <w:basedOn w:val="Normal"/>
    <w:rsid w:val="008E1ADC"/>
    <w:pPr>
      <w:numPr>
        <w:numId w:val="4"/>
      </w:numPr>
      <w:jc w:val="both"/>
    </w:pPr>
    <w:rPr>
      <w:rFonts w:eastAsia="Batang"/>
      <w:sz w:val="16"/>
      <w:szCs w:val="16"/>
    </w:rPr>
  </w:style>
  <w:style w:type="paragraph" w:customStyle="1" w:styleId="references0">
    <w:name w:val="references"/>
    <w:uiPriority w:val="99"/>
    <w:rsid w:val="008E1ADC"/>
    <w:pPr>
      <w:numPr>
        <w:numId w:val="5"/>
      </w:numPr>
      <w:spacing w:after="50" w:line="180" w:lineRule="exact"/>
      <w:jc w:val="both"/>
    </w:pPr>
    <w:rPr>
      <w:rFonts w:ascii="Times New Roman" w:eastAsia="Times New Roman" w:hAnsi="Times New Roman" w:cs="Times New Roman"/>
      <w:noProof/>
      <w:sz w:val="16"/>
      <w:szCs w:val="16"/>
    </w:rPr>
  </w:style>
  <w:style w:type="paragraph" w:styleId="CommentSubject">
    <w:name w:val="annotation subject"/>
    <w:basedOn w:val="CommentText"/>
    <w:next w:val="CommentText"/>
    <w:link w:val="CommentSubjectChar"/>
    <w:uiPriority w:val="99"/>
    <w:semiHidden/>
    <w:unhideWhenUsed/>
    <w:rsid w:val="00DD634C"/>
    <w:rPr>
      <w:b/>
      <w:bCs/>
      <w:sz w:val="20"/>
      <w:szCs w:val="20"/>
    </w:rPr>
  </w:style>
  <w:style w:type="character" w:customStyle="1" w:styleId="CommentSubjectChar">
    <w:name w:val="Comment Subject Char"/>
    <w:basedOn w:val="CommentTextChar"/>
    <w:link w:val="CommentSubject"/>
    <w:uiPriority w:val="99"/>
    <w:semiHidden/>
    <w:rsid w:val="00DD634C"/>
    <w:rPr>
      <w:b/>
      <w:bCs/>
      <w:sz w:val="20"/>
      <w:szCs w:val="20"/>
    </w:rPr>
  </w:style>
  <w:style w:type="paragraph" w:styleId="Revision">
    <w:name w:val="Revision"/>
    <w:hidden/>
    <w:uiPriority w:val="99"/>
    <w:semiHidden/>
    <w:rsid w:val="009348CA"/>
  </w:style>
  <w:style w:type="paragraph" w:styleId="EndnoteText">
    <w:name w:val="endnote text"/>
    <w:basedOn w:val="Normal"/>
    <w:link w:val="EndnoteTextChar"/>
    <w:uiPriority w:val="99"/>
    <w:unhideWhenUsed/>
    <w:rsid w:val="00F038CC"/>
    <w:rPr>
      <w:rFonts w:asciiTheme="minorHAnsi" w:hAnsiTheme="minorHAnsi" w:cstheme="minorBidi"/>
    </w:rPr>
  </w:style>
  <w:style w:type="character" w:customStyle="1" w:styleId="EndnoteTextChar">
    <w:name w:val="Endnote Text Char"/>
    <w:basedOn w:val="DefaultParagraphFont"/>
    <w:link w:val="EndnoteText"/>
    <w:uiPriority w:val="99"/>
    <w:rsid w:val="00F038CC"/>
  </w:style>
  <w:style w:type="character" w:styleId="EndnoteReference">
    <w:name w:val="endnote reference"/>
    <w:basedOn w:val="DefaultParagraphFont"/>
    <w:uiPriority w:val="99"/>
    <w:unhideWhenUsed/>
    <w:rsid w:val="00F038CC"/>
    <w:rPr>
      <w:vertAlign w:val="superscript"/>
    </w:rPr>
  </w:style>
  <w:style w:type="character" w:customStyle="1" w:styleId="pe51">
    <w:name w:val="_pe_51"/>
    <w:basedOn w:val="DefaultParagraphFont"/>
    <w:rsid w:val="00C033ED"/>
  </w:style>
  <w:style w:type="character" w:customStyle="1" w:styleId="fc4">
    <w:name w:val="_fc_4"/>
    <w:basedOn w:val="DefaultParagraphFont"/>
    <w:rsid w:val="00C033ED"/>
  </w:style>
  <w:style w:type="character" w:customStyle="1" w:styleId="ms-font-weight-semilight">
    <w:name w:val="ms-font-weight-semilight"/>
    <w:basedOn w:val="DefaultParagraphFont"/>
    <w:rsid w:val="00C033ED"/>
  </w:style>
  <w:style w:type="character" w:styleId="Hyperlink">
    <w:name w:val="Hyperlink"/>
    <w:basedOn w:val="DefaultParagraphFont"/>
    <w:uiPriority w:val="99"/>
    <w:semiHidden/>
    <w:unhideWhenUsed/>
    <w:rsid w:val="002F40C3"/>
    <w:rPr>
      <w:color w:val="0000FF"/>
      <w:u w:val="single"/>
    </w:rPr>
  </w:style>
  <w:style w:type="character" w:customStyle="1" w:styleId="Heading1Char">
    <w:name w:val="Heading 1 Char"/>
    <w:basedOn w:val="DefaultParagraphFont"/>
    <w:link w:val="Heading1"/>
    <w:uiPriority w:val="9"/>
    <w:rsid w:val="005A22AE"/>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5A22AE"/>
    <w:pPr>
      <w:tabs>
        <w:tab w:val="left" w:pos="380"/>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7039">
      <w:bodyDiv w:val="1"/>
      <w:marLeft w:val="0"/>
      <w:marRight w:val="0"/>
      <w:marTop w:val="0"/>
      <w:marBottom w:val="0"/>
      <w:divBdr>
        <w:top w:val="none" w:sz="0" w:space="0" w:color="auto"/>
        <w:left w:val="none" w:sz="0" w:space="0" w:color="auto"/>
        <w:bottom w:val="none" w:sz="0" w:space="0" w:color="auto"/>
        <w:right w:val="none" w:sz="0" w:space="0" w:color="auto"/>
      </w:divBdr>
    </w:div>
    <w:div w:id="12270976">
      <w:bodyDiv w:val="1"/>
      <w:marLeft w:val="0"/>
      <w:marRight w:val="0"/>
      <w:marTop w:val="0"/>
      <w:marBottom w:val="0"/>
      <w:divBdr>
        <w:top w:val="none" w:sz="0" w:space="0" w:color="auto"/>
        <w:left w:val="none" w:sz="0" w:space="0" w:color="auto"/>
        <w:bottom w:val="none" w:sz="0" w:space="0" w:color="auto"/>
        <w:right w:val="none" w:sz="0" w:space="0" w:color="auto"/>
      </w:divBdr>
    </w:div>
    <w:div w:id="87509604">
      <w:bodyDiv w:val="1"/>
      <w:marLeft w:val="0"/>
      <w:marRight w:val="0"/>
      <w:marTop w:val="0"/>
      <w:marBottom w:val="0"/>
      <w:divBdr>
        <w:top w:val="none" w:sz="0" w:space="0" w:color="auto"/>
        <w:left w:val="none" w:sz="0" w:space="0" w:color="auto"/>
        <w:bottom w:val="none" w:sz="0" w:space="0" w:color="auto"/>
        <w:right w:val="none" w:sz="0" w:space="0" w:color="auto"/>
      </w:divBdr>
    </w:div>
    <w:div w:id="112603612">
      <w:bodyDiv w:val="1"/>
      <w:marLeft w:val="0"/>
      <w:marRight w:val="0"/>
      <w:marTop w:val="0"/>
      <w:marBottom w:val="0"/>
      <w:divBdr>
        <w:top w:val="none" w:sz="0" w:space="0" w:color="auto"/>
        <w:left w:val="none" w:sz="0" w:space="0" w:color="auto"/>
        <w:bottom w:val="none" w:sz="0" w:space="0" w:color="auto"/>
        <w:right w:val="none" w:sz="0" w:space="0" w:color="auto"/>
      </w:divBdr>
    </w:div>
    <w:div w:id="120076763">
      <w:bodyDiv w:val="1"/>
      <w:marLeft w:val="0"/>
      <w:marRight w:val="0"/>
      <w:marTop w:val="0"/>
      <w:marBottom w:val="0"/>
      <w:divBdr>
        <w:top w:val="none" w:sz="0" w:space="0" w:color="auto"/>
        <w:left w:val="none" w:sz="0" w:space="0" w:color="auto"/>
        <w:bottom w:val="none" w:sz="0" w:space="0" w:color="auto"/>
        <w:right w:val="none" w:sz="0" w:space="0" w:color="auto"/>
      </w:divBdr>
    </w:div>
    <w:div w:id="132140146">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sChild>
        <w:div w:id="71704121">
          <w:marLeft w:val="0"/>
          <w:marRight w:val="0"/>
          <w:marTop w:val="0"/>
          <w:marBottom w:val="0"/>
          <w:divBdr>
            <w:top w:val="none" w:sz="0" w:space="0" w:color="auto"/>
            <w:left w:val="none" w:sz="0" w:space="0" w:color="auto"/>
            <w:bottom w:val="none" w:sz="0" w:space="0" w:color="auto"/>
            <w:right w:val="none" w:sz="0" w:space="0" w:color="auto"/>
          </w:divBdr>
        </w:div>
        <w:div w:id="107705916">
          <w:marLeft w:val="0"/>
          <w:marRight w:val="0"/>
          <w:marTop w:val="0"/>
          <w:marBottom w:val="0"/>
          <w:divBdr>
            <w:top w:val="none" w:sz="0" w:space="0" w:color="auto"/>
            <w:left w:val="none" w:sz="0" w:space="0" w:color="auto"/>
            <w:bottom w:val="none" w:sz="0" w:space="0" w:color="auto"/>
            <w:right w:val="none" w:sz="0" w:space="0" w:color="auto"/>
          </w:divBdr>
        </w:div>
        <w:div w:id="302318007">
          <w:marLeft w:val="0"/>
          <w:marRight w:val="0"/>
          <w:marTop w:val="0"/>
          <w:marBottom w:val="0"/>
          <w:divBdr>
            <w:top w:val="none" w:sz="0" w:space="0" w:color="auto"/>
            <w:left w:val="none" w:sz="0" w:space="0" w:color="auto"/>
            <w:bottom w:val="none" w:sz="0" w:space="0" w:color="auto"/>
            <w:right w:val="none" w:sz="0" w:space="0" w:color="auto"/>
          </w:divBdr>
        </w:div>
        <w:div w:id="600988603">
          <w:marLeft w:val="0"/>
          <w:marRight w:val="0"/>
          <w:marTop w:val="0"/>
          <w:marBottom w:val="0"/>
          <w:divBdr>
            <w:top w:val="none" w:sz="0" w:space="0" w:color="auto"/>
            <w:left w:val="none" w:sz="0" w:space="0" w:color="auto"/>
            <w:bottom w:val="none" w:sz="0" w:space="0" w:color="auto"/>
            <w:right w:val="none" w:sz="0" w:space="0" w:color="auto"/>
          </w:divBdr>
        </w:div>
        <w:div w:id="733241626">
          <w:marLeft w:val="0"/>
          <w:marRight w:val="0"/>
          <w:marTop w:val="0"/>
          <w:marBottom w:val="0"/>
          <w:divBdr>
            <w:top w:val="none" w:sz="0" w:space="0" w:color="auto"/>
            <w:left w:val="none" w:sz="0" w:space="0" w:color="auto"/>
            <w:bottom w:val="none" w:sz="0" w:space="0" w:color="auto"/>
            <w:right w:val="none" w:sz="0" w:space="0" w:color="auto"/>
          </w:divBdr>
        </w:div>
        <w:div w:id="942154762">
          <w:marLeft w:val="0"/>
          <w:marRight w:val="0"/>
          <w:marTop w:val="0"/>
          <w:marBottom w:val="0"/>
          <w:divBdr>
            <w:top w:val="none" w:sz="0" w:space="0" w:color="auto"/>
            <w:left w:val="none" w:sz="0" w:space="0" w:color="auto"/>
            <w:bottom w:val="none" w:sz="0" w:space="0" w:color="auto"/>
            <w:right w:val="none" w:sz="0" w:space="0" w:color="auto"/>
          </w:divBdr>
        </w:div>
        <w:div w:id="1023898347">
          <w:marLeft w:val="0"/>
          <w:marRight w:val="0"/>
          <w:marTop w:val="0"/>
          <w:marBottom w:val="0"/>
          <w:divBdr>
            <w:top w:val="none" w:sz="0" w:space="0" w:color="auto"/>
            <w:left w:val="none" w:sz="0" w:space="0" w:color="auto"/>
            <w:bottom w:val="none" w:sz="0" w:space="0" w:color="auto"/>
            <w:right w:val="none" w:sz="0" w:space="0" w:color="auto"/>
          </w:divBdr>
        </w:div>
        <w:div w:id="1353148334">
          <w:marLeft w:val="0"/>
          <w:marRight w:val="0"/>
          <w:marTop w:val="0"/>
          <w:marBottom w:val="0"/>
          <w:divBdr>
            <w:top w:val="none" w:sz="0" w:space="0" w:color="auto"/>
            <w:left w:val="none" w:sz="0" w:space="0" w:color="auto"/>
            <w:bottom w:val="none" w:sz="0" w:space="0" w:color="auto"/>
            <w:right w:val="none" w:sz="0" w:space="0" w:color="auto"/>
          </w:divBdr>
        </w:div>
        <w:div w:id="1396703292">
          <w:marLeft w:val="0"/>
          <w:marRight w:val="0"/>
          <w:marTop w:val="0"/>
          <w:marBottom w:val="0"/>
          <w:divBdr>
            <w:top w:val="none" w:sz="0" w:space="0" w:color="auto"/>
            <w:left w:val="none" w:sz="0" w:space="0" w:color="auto"/>
            <w:bottom w:val="none" w:sz="0" w:space="0" w:color="auto"/>
            <w:right w:val="none" w:sz="0" w:space="0" w:color="auto"/>
          </w:divBdr>
        </w:div>
        <w:div w:id="1509828728">
          <w:marLeft w:val="0"/>
          <w:marRight w:val="0"/>
          <w:marTop w:val="0"/>
          <w:marBottom w:val="0"/>
          <w:divBdr>
            <w:top w:val="none" w:sz="0" w:space="0" w:color="auto"/>
            <w:left w:val="none" w:sz="0" w:space="0" w:color="auto"/>
            <w:bottom w:val="none" w:sz="0" w:space="0" w:color="auto"/>
            <w:right w:val="none" w:sz="0" w:space="0" w:color="auto"/>
          </w:divBdr>
        </w:div>
        <w:div w:id="1756127090">
          <w:marLeft w:val="0"/>
          <w:marRight w:val="0"/>
          <w:marTop w:val="0"/>
          <w:marBottom w:val="0"/>
          <w:divBdr>
            <w:top w:val="none" w:sz="0" w:space="0" w:color="auto"/>
            <w:left w:val="none" w:sz="0" w:space="0" w:color="auto"/>
            <w:bottom w:val="none" w:sz="0" w:space="0" w:color="auto"/>
            <w:right w:val="none" w:sz="0" w:space="0" w:color="auto"/>
          </w:divBdr>
        </w:div>
      </w:divsChild>
    </w:div>
    <w:div w:id="142818175">
      <w:bodyDiv w:val="1"/>
      <w:marLeft w:val="0"/>
      <w:marRight w:val="0"/>
      <w:marTop w:val="0"/>
      <w:marBottom w:val="0"/>
      <w:divBdr>
        <w:top w:val="none" w:sz="0" w:space="0" w:color="auto"/>
        <w:left w:val="none" w:sz="0" w:space="0" w:color="auto"/>
        <w:bottom w:val="none" w:sz="0" w:space="0" w:color="auto"/>
        <w:right w:val="none" w:sz="0" w:space="0" w:color="auto"/>
      </w:divBdr>
    </w:div>
    <w:div w:id="168256053">
      <w:bodyDiv w:val="1"/>
      <w:marLeft w:val="0"/>
      <w:marRight w:val="0"/>
      <w:marTop w:val="0"/>
      <w:marBottom w:val="0"/>
      <w:divBdr>
        <w:top w:val="none" w:sz="0" w:space="0" w:color="auto"/>
        <w:left w:val="none" w:sz="0" w:space="0" w:color="auto"/>
        <w:bottom w:val="none" w:sz="0" w:space="0" w:color="auto"/>
        <w:right w:val="none" w:sz="0" w:space="0" w:color="auto"/>
      </w:divBdr>
    </w:div>
    <w:div w:id="179972144">
      <w:bodyDiv w:val="1"/>
      <w:marLeft w:val="0"/>
      <w:marRight w:val="0"/>
      <w:marTop w:val="0"/>
      <w:marBottom w:val="0"/>
      <w:divBdr>
        <w:top w:val="none" w:sz="0" w:space="0" w:color="auto"/>
        <w:left w:val="none" w:sz="0" w:space="0" w:color="auto"/>
        <w:bottom w:val="none" w:sz="0" w:space="0" w:color="auto"/>
        <w:right w:val="none" w:sz="0" w:space="0" w:color="auto"/>
      </w:divBdr>
    </w:div>
    <w:div w:id="202139695">
      <w:bodyDiv w:val="1"/>
      <w:marLeft w:val="0"/>
      <w:marRight w:val="0"/>
      <w:marTop w:val="0"/>
      <w:marBottom w:val="0"/>
      <w:divBdr>
        <w:top w:val="none" w:sz="0" w:space="0" w:color="auto"/>
        <w:left w:val="none" w:sz="0" w:space="0" w:color="auto"/>
        <w:bottom w:val="none" w:sz="0" w:space="0" w:color="auto"/>
        <w:right w:val="none" w:sz="0" w:space="0" w:color="auto"/>
      </w:divBdr>
    </w:div>
    <w:div w:id="244925417">
      <w:bodyDiv w:val="1"/>
      <w:marLeft w:val="0"/>
      <w:marRight w:val="0"/>
      <w:marTop w:val="0"/>
      <w:marBottom w:val="0"/>
      <w:divBdr>
        <w:top w:val="none" w:sz="0" w:space="0" w:color="auto"/>
        <w:left w:val="none" w:sz="0" w:space="0" w:color="auto"/>
        <w:bottom w:val="none" w:sz="0" w:space="0" w:color="auto"/>
        <w:right w:val="none" w:sz="0" w:space="0" w:color="auto"/>
      </w:divBdr>
    </w:div>
    <w:div w:id="273093759">
      <w:bodyDiv w:val="1"/>
      <w:marLeft w:val="0"/>
      <w:marRight w:val="0"/>
      <w:marTop w:val="0"/>
      <w:marBottom w:val="0"/>
      <w:divBdr>
        <w:top w:val="none" w:sz="0" w:space="0" w:color="auto"/>
        <w:left w:val="none" w:sz="0" w:space="0" w:color="auto"/>
        <w:bottom w:val="none" w:sz="0" w:space="0" w:color="auto"/>
        <w:right w:val="none" w:sz="0" w:space="0" w:color="auto"/>
      </w:divBdr>
    </w:div>
    <w:div w:id="273901102">
      <w:bodyDiv w:val="1"/>
      <w:marLeft w:val="0"/>
      <w:marRight w:val="0"/>
      <w:marTop w:val="0"/>
      <w:marBottom w:val="0"/>
      <w:divBdr>
        <w:top w:val="none" w:sz="0" w:space="0" w:color="auto"/>
        <w:left w:val="none" w:sz="0" w:space="0" w:color="auto"/>
        <w:bottom w:val="none" w:sz="0" w:space="0" w:color="auto"/>
        <w:right w:val="none" w:sz="0" w:space="0" w:color="auto"/>
      </w:divBdr>
    </w:div>
    <w:div w:id="279070133">
      <w:bodyDiv w:val="1"/>
      <w:marLeft w:val="0"/>
      <w:marRight w:val="0"/>
      <w:marTop w:val="0"/>
      <w:marBottom w:val="0"/>
      <w:divBdr>
        <w:top w:val="none" w:sz="0" w:space="0" w:color="auto"/>
        <w:left w:val="none" w:sz="0" w:space="0" w:color="auto"/>
        <w:bottom w:val="none" w:sz="0" w:space="0" w:color="auto"/>
        <w:right w:val="none" w:sz="0" w:space="0" w:color="auto"/>
      </w:divBdr>
    </w:div>
    <w:div w:id="330723285">
      <w:bodyDiv w:val="1"/>
      <w:marLeft w:val="0"/>
      <w:marRight w:val="0"/>
      <w:marTop w:val="0"/>
      <w:marBottom w:val="0"/>
      <w:divBdr>
        <w:top w:val="none" w:sz="0" w:space="0" w:color="auto"/>
        <w:left w:val="none" w:sz="0" w:space="0" w:color="auto"/>
        <w:bottom w:val="none" w:sz="0" w:space="0" w:color="auto"/>
        <w:right w:val="none" w:sz="0" w:space="0" w:color="auto"/>
      </w:divBdr>
    </w:div>
    <w:div w:id="364908517">
      <w:bodyDiv w:val="1"/>
      <w:marLeft w:val="0"/>
      <w:marRight w:val="0"/>
      <w:marTop w:val="0"/>
      <w:marBottom w:val="0"/>
      <w:divBdr>
        <w:top w:val="none" w:sz="0" w:space="0" w:color="auto"/>
        <w:left w:val="none" w:sz="0" w:space="0" w:color="auto"/>
        <w:bottom w:val="none" w:sz="0" w:space="0" w:color="auto"/>
        <w:right w:val="none" w:sz="0" w:space="0" w:color="auto"/>
      </w:divBdr>
    </w:div>
    <w:div w:id="373970092">
      <w:bodyDiv w:val="1"/>
      <w:marLeft w:val="0"/>
      <w:marRight w:val="0"/>
      <w:marTop w:val="0"/>
      <w:marBottom w:val="0"/>
      <w:divBdr>
        <w:top w:val="none" w:sz="0" w:space="0" w:color="auto"/>
        <w:left w:val="none" w:sz="0" w:space="0" w:color="auto"/>
        <w:bottom w:val="none" w:sz="0" w:space="0" w:color="auto"/>
        <w:right w:val="none" w:sz="0" w:space="0" w:color="auto"/>
      </w:divBdr>
    </w:div>
    <w:div w:id="392386474">
      <w:bodyDiv w:val="1"/>
      <w:marLeft w:val="0"/>
      <w:marRight w:val="0"/>
      <w:marTop w:val="0"/>
      <w:marBottom w:val="0"/>
      <w:divBdr>
        <w:top w:val="none" w:sz="0" w:space="0" w:color="auto"/>
        <w:left w:val="none" w:sz="0" w:space="0" w:color="auto"/>
        <w:bottom w:val="none" w:sz="0" w:space="0" w:color="auto"/>
        <w:right w:val="none" w:sz="0" w:space="0" w:color="auto"/>
      </w:divBdr>
    </w:div>
    <w:div w:id="405419696">
      <w:bodyDiv w:val="1"/>
      <w:marLeft w:val="0"/>
      <w:marRight w:val="0"/>
      <w:marTop w:val="0"/>
      <w:marBottom w:val="0"/>
      <w:divBdr>
        <w:top w:val="none" w:sz="0" w:space="0" w:color="auto"/>
        <w:left w:val="none" w:sz="0" w:space="0" w:color="auto"/>
        <w:bottom w:val="none" w:sz="0" w:space="0" w:color="auto"/>
        <w:right w:val="none" w:sz="0" w:space="0" w:color="auto"/>
      </w:divBdr>
    </w:div>
    <w:div w:id="411631928">
      <w:bodyDiv w:val="1"/>
      <w:marLeft w:val="0"/>
      <w:marRight w:val="0"/>
      <w:marTop w:val="0"/>
      <w:marBottom w:val="0"/>
      <w:divBdr>
        <w:top w:val="none" w:sz="0" w:space="0" w:color="auto"/>
        <w:left w:val="none" w:sz="0" w:space="0" w:color="auto"/>
        <w:bottom w:val="none" w:sz="0" w:space="0" w:color="auto"/>
        <w:right w:val="none" w:sz="0" w:space="0" w:color="auto"/>
      </w:divBdr>
    </w:div>
    <w:div w:id="426392016">
      <w:bodyDiv w:val="1"/>
      <w:marLeft w:val="0"/>
      <w:marRight w:val="0"/>
      <w:marTop w:val="0"/>
      <w:marBottom w:val="0"/>
      <w:divBdr>
        <w:top w:val="none" w:sz="0" w:space="0" w:color="auto"/>
        <w:left w:val="none" w:sz="0" w:space="0" w:color="auto"/>
        <w:bottom w:val="none" w:sz="0" w:space="0" w:color="auto"/>
        <w:right w:val="none" w:sz="0" w:space="0" w:color="auto"/>
      </w:divBdr>
    </w:div>
    <w:div w:id="444614793">
      <w:bodyDiv w:val="1"/>
      <w:marLeft w:val="0"/>
      <w:marRight w:val="0"/>
      <w:marTop w:val="0"/>
      <w:marBottom w:val="0"/>
      <w:divBdr>
        <w:top w:val="none" w:sz="0" w:space="0" w:color="auto"/>
        <w:left w:val="none" w:sz="0" w:space="0" w:color="auto"/>
        <w:bottom w:val="none" w:sz="0" w:space="0" w:color="auto"/>
        <w:right w:val="none" w:sz="0" w:space="0" w:color="auto"/>
      </w:divBdr>
    </w:div>
    <w:div w:id="484971854">
      <w:bodyDiv w:val="1"/>
      <w:marLeft w:val="0"/>
      <w:marRight w:val="0"/>
      <w:marTop w:val="0"/>
      <w:marBottom w:val="0"/>
      <w:divBdr>
        <w:top w:val="none" w:sz="0" w:space="0" w:color="auto"/>
        <w:left w:val="none" w:sz="0" w:space="0" w:color="auto"/>
        <w:bottom w:val="none" w:sz="0" w:space="0" w:color="auto"/>
        <w:right w:val="none" w:sz="0" w:space="0" w:color="auto"/>
      </w:divBdr>
      <w:divsChild>
        <w:div w:id="6758363">
          <w:marLeft w:val="0"/>
          <w:marRight w:val="0"/>
          <w:marTop w:val="0"/>
          <w:marBottom w:val="0"/>
          <w:divBdr>
            <w:top w:val="none" w:sz="0" w:space="0" w:color="auto"/>
            <w:left w:val="none" w:sz="0" w:space="0" w:color="auto"/>
            <w:bottom w:val="none" w:sz="0" w:space="0" w:color="auto"/>
            <w:right w:val="none" w:sz="0" w:space="0" w:color="auto"/>
          </w:divBdr>
        </w:div>
        <w:div w:id="35812661">
          <w:marLeft w:val="0"/>
          <w:marRight w:val="0"/>
          <w:marTop w:val="0"/>
          <w:marBottom w:val="0"/>
          <w:divBdr>
            <w:top w:val="none" w:sz="0" w:space="0" w:color="auto"/>
            <w:left w:val="none" w:sz="0" w:space="0" w:color="auto"/>
            <w:bottom w:val="none" w:sz="0" w:space="0" w:color="auto"/>
            <w:right w:val="none" w:sz="0" w:space="0" w:color="auto"/>
          </w:divBdr>
        </w:div>
        <w:div w:id="156651927">
          <w:marLeft w:val="0"/>
          <w:marRight w:val="0"/>
          <w:marTop w:val="0"/>
          <w:marBottom w:val="0"/>
          <w:divBdr>
            <w:top w:val="none" w:sz="0" w:space="0" w:color="auto"/>
            <w:left w:val="none" w:sz="0" w:space="0" w:color="auto"/>
            <w:bottom w:val="none" w:sz="0" w:space="0" w:color="auto"/>
            <w:right w:val="none" w:sz="0" w:space="0" w:color="auto"/>
          </w:divBdr>
        </w:div>
        <w:div w:id="443426088">
          <w:marLeft w:val="0"/>
          <w:marRight w:val="0"/>
          <w:marTop w:val="0"/>
          <w:marBottom w:val="0"/>
          <w:divBdr>
            <w:top w:val="none" w:sz="0" w:space="0" w:color="auto"/>
            <w:left w:val="none" w:sz="0" w:space="0" w:color="auto"/>
            <w:bottom w:val="none" w:sz="0" w:space="0" w:color="auto"/>
            <w:right w:val="none" w:sz="0" w:space="0" w:color="auto"/>
          </w:divBdr>
        </w:div>
        <w:div w:id="608395681">
          <w:marLeft w:val="0"/>
          <w:marRight w:val="0"/>
          <w:marTop w:val="0"/>
          <w:marBottom w:val="0"/>
          <w:divBdr>
            <w:top w:val="none" w:sz="0" w:space="0" w:color="auto"/>
            <w:left w:val="none" w:sz="0" w:space="0" w:color="auto"/>
            <w:bottom w:val="none" w:sz="0" w:space="0" w:color="auto"/>
            <w:right w:val="none" w:sz="0" w:space="0" w:color="auto"/>
          </w:divBdr>
        </w:div>
        <w:div w:id="1520436788">
          <w:marLeft w:val="0"/>
          <w:marRight w:val="0"/>
          <w:marTop w:val="0"/>
          <w:marBottom w:val="0"/>
          <w:divBdr>
            <w:top w:val="none" w:sz="0" w:space="0" w:color="auto"/>
            <w:left w:val="none" w:sz="0" w:space="0" w:color="auto"/>
            <w:bottom w:val="none" w:sz="0" w:space="0" w:color="auto"/>
            <w:right w:val="none" w:sz="0" w:space="0" w:color="auto"/>
          </w:divBdr>
        </w:div>
      </w:divsChild>
    </w:div>
    <w:div w:id="502356516">
      <w:bodyDiv w:val="1"/>
      <w:marLeft w:val="0"/>
      <w:marRight w:val="0"/>
      <w:marTop w:val="0"/>
      <w:marBottom w:val="0"/>
      <w:divBdr>
        <w:top w:val="none" w:sz="0" w:space="0" w:color="auto"/>
        <w:left w:val="none" w:sz="0" w:space="0" w:color="auto"/>
        <w:bottom w:val="none" w:sz="0" w:space="0" w:color="auto"/>
        <w:right w:val="none" w:sz="0" w:space="0" w:color="auto"/>
      </w:divBdr>
    </w:div>
    <w:div w:id="518129748">
      <w:bodyDiv w:val="1"/>
      <w:marLeft w:val="0"/>
      <w:marRight w:val="0"/>
      <w:marTop w:val="0"/>
      <w:marBottom w:val="0"/>
      <w:divBdr>
        <w:top w:val="none" w:sz="0" w:space="0" w:color="auto"/>
        <w:left w:val="none" w:sz="0" w:space="0" w:color="auto"/>
        <w:bottom w:val="none" w:sz="0" w:space="0" w:color="auto"/>
        <w:right w:val="none" w:sz="0" w:space="0" w:color="auto"/>
      </w:divBdr>
      <w:divsChild>
        <w:div w:id="653804743">
          <w:marLeft w:val="0"/>
          <w:marRight w:val="0"/>
          <w:marTop w:val="0"/>
          <w:marBottom w:val="0"/>
          <w:divBdr>
            <w:top w:val="none" w:sz="0" w:space="0" w:color="auto"/>
            <w:left w:val="none" w:sz="0" w:space="0" w:color="auto"/>
            <w:bottom w:val="none" w:sz="0" w:space="0" w:color="auto"/>
            <w:right w:val="none" w:sz="0" w:space="0" w:color="auto"/>
          </w:divBdr>
        </w:div>
        <w:div w:id="767434565">
          <w:marLeft w:val="0"/>
          <w:marRight w:val="0"/>
          <w:marTop w:val="0"/>
          <w:marBottom w:val="0"/>
          <w:divBdr>
            <w:top w:val="none" w:sz="0" w:space="0" w:color="auto"/>
            <w:left w:val="none" w:sz="0" w:space="0" w:color="auto"/>
            <w:bottom w:val="none" w:sz="0" w:space="0" w:color="auto"/>
            <w:right w:val="none" w:sz="0" w:space="0" w:color="auto"/>
          </w:divBdr>
        </w:div>
        <w:div w:id="1324505739">
          <w:marLeft w:val="0"/>
          <w:marRight w:val="0"/>
          <w:marTop w:val="0"/>
          <w:marBottom w:val="0"/>
          <w:divBdr>
            <w:top w:val="none" w:sz="0" w:space="0" w:color="auto"/>
            <w:left w:val="none" w:sz="0" w:space="0" w:color="auto"/>
            <w:bottom w:val="none" w:sz="0" w:space="0" w:color="auto"/>
            <w:right w:val="none" w:sz="0" w:space="0" w:color="auto"/>
          </w:divBdr>
        </w:div>
      </w:divsChild>
    </w:div>
    <w:div w:id="583296279">
      <w:bodyDiv w:val="1"/>
      <w:marLeft w:val="0"/>
      <w:marRight w:val="0"/>
      <w:marTop w:val="0"/>
      <w:marBottom w:val="0"/>
      <w:divBdr>
        <w:top w:val="none" w:sz="0" w:space="0" w:color="auto"/>
        <w:left w:val="none" w:sz="0" w:space="0" w:color="auto"/>
        <w:bottom w:val="none" w:sz="0" w:space="0" w:color="auto"/>
        <w:right w:val="none" w:sz="0" w:space="0" w:color="auto"/>
      </w:divBdr>
    </w:div>
    <w:div w:id="611133510">
      <w:bodyDiv w:val="1"/>
      <w:marLeft w:val="0"/>
      <w:marRight w:val="0"/>
      <w:marTop w:val="0"/>
      <w:marBottom w:val="0"/>
      <w:divBdr>
        <w:top w:val="none" w:sz="0" w:space="0" w:color="auto"/>
        <w:left w:val="none" w:sz="0" w:space="0" w:color="auto"/>
        <w:bottom w:val="none" w:sz="0" w:space="0" w:color="auto"/>
        <w:right w:val="none" w:sz="0" w:space="0" w:color="auto"/>
      </w:divBdr>
    </w:div>
    <w:div w:id="627395273">
      <w:bodyDiv w:val="1"/>
      <w:marLeft w:val="0"/>
      <w:marRight w:val="0"/>
      <w:marTop w:val="0"/>
      <w:marBottom w:val="0"/>
      <w:divBdr>
        <w:top w:val="none" w:sz="0" w:space="0" w:color="auto"/>
        <w:left w:val="none" w:sz="0" w:space="0" w:color="auto"/>
        <w:bottom w:val="none" w:sz="0" w:space="0" w:color="auto"/>
        <w:right w:val="none" w:sz="0" w:space="0" w:color="auto"/>
      </w:divBdr>
    </w:div>
    <w:div w:id="646980410">
      <w:bodyDiv w:val="1"/>
      <w:marLeft w:val="0"/>
      <w:marRight w:val="0"/>
      <w:marTop w:val="0"/>
      <w:marBottom w:val="0"/>
      <w:divBdr>
        <w:top w:val="none" w:sz="0" w:space="0" w:color="auto"/>
        <w:left w:val="none" w:sz="0" w:space="0" w:color="auto"/>
        <w:bottom w:val="none" w:sz="0" w:space="0" w:color="auto"/>
        <w:right w:val="none" w:sz="0" w:space="0" w:color="auto"/>
      </w:divBdr>
    </w:div>
    <w:div w:id="676418383">
      <w:bodyDiv w:val="1"/>
      <w:marLeft w:val="0"/>
      <w:marRight w:val="0"/>
      <w:marTop w:val="0"/>
      <w:marBottom w:val="0"/>
      <w:divBdr>
        <w:top w:val="none" w:sz="0" w:space="0" w:color="auto"/>
        <w:left w:val="none" w:sz="0" w:space="0" w:color="auto"/>
        <w:bottom w:val="none" w:sz="0" w:space="0" w:color="auto"/>
        <w:right w:val="none" w:sz="0" w:space="0" w:color="auto"/>
      </w:divBdr>
    </w:div>
    <w:div w:id="696811278">
      <w:bodyDiv w:val="1"/>
      <w:marLeft w:val="0"/>
      <w:marRight w:val="0"/>
      <w:marTop w:val="0"/>
      <w:marBottom w:val="0"/>
      <w:divBdr>
        <w:top w:val="none" w:sz="0" w:space="0" w:color="auto"/>
        <w:left w:val="none" w:sz="0" w:space="0" w:color="auto"/>
        <w:bottom w:val="none" w:sz="0" w:space="0" w:color="auto"/>
        <w:right w:val="none" w:sz="0" w:space="0" w:color="auto"/>
      </w:divBdr>
    </w:div>
    <w:div w:id="728725225">
      <w:bodyDiv w:val="1"/>
      <w:marLeft w:val="0"/>
      <w:marRight w:val="0"/>
      <w:marTop w:val="0"/>
      <w:marBottom w:val="0"/>
      <w:divBdr>
        <w:top w:val="none" w:sz="0" w:space="0" w:color="auto"/>
        <w:left w:val="none" w:sz="0" w:space="0" w:color="auto"/>
        <w:bottom w:val="none" w:sz="0" w:space="0" w:color="auto"/>
        <w:right w:val="none" w:sz="0" w:space="0" w:color="auto"/>
      </w:divBdr>
    </w:div>
    <w:div w:id="798187158">
      <w:bodyDiv w:val="1"/>
      <w:marLeft w:val="0"/>
      <w:marRight w:val="0"/>
      <w:marTop w:val="0"/>
      <w:marBottom w:val="0"/>
      <w:divBdr>
        <w:top w:val="none" w:sz="0" w:space="0" w:color="auto"/>
        <w:left w:val="none" w:sz="0" w:space="0" w:color="auto"/>
        <w:bottom w:val="none" w:sz="0" w:space="0" w:color="auto"/>
        <w:right w:val="none" w:sz="0" w:space="0" w:color="auto"/>
      </w:divBdr>
    </w:div>
    <w:div w:id="822425304">
      <w:bodyDiv w:val="1"/>
      <w:marLeft w:val="0"/>
      <w:marRight w:val="0"/>
      <w:marTop w:val="0"/>
      <w:marBottom w:val="0"/>
      <w:divBdr>
        <w:top w:val="none" w:sz="0" w:space="0" w:color="auto"/>
        <w:left w:val="none" w:sz="0" w:space="0" w:color="auto"/>
        <w:bottom w:val="none" w:sz="0" w:space="0" w:color="auto"/>
        <w:right w:val="none" w:sz="0" w:space="0" w:color="auto"/>
      </w:divBdr>
    </w:div>
    <w:div w:id="824665737">
      <w:bodyDiv w:val="1"/>
      <w:marLeft w:val="0"/>
      <w:marRight w:val="0"/>
      <w:marTop w:val="0"/>
      <w:marBottom w:val="0"/>
      <w:divBdr>
        <w:top w:val="none" w:sz="0" w:space="0" w:color="auto"/>
        <w:left w:val="none" w:sz="0" w:space="0" w:color="auto"/>
        <w:bottom w:val="none" w:sz="0" w:space="0" w:color="auto"/>
        <w:right w:val="none" w:sz="0" w:space="0" w:color="auto"/>
      </w:divBdr>
    </w:div>
    <w:div w:id="855652995">
      <w:bodyDiv w:val="1"/>
      <w:marLeft w:val="0"/>
      <w:marRight w:val="0"/>
      <w:marTop w:val="0"/>
      <w:marBottom w:val="0"/>
      <w:divBdr>
        <w:top w:val="none" w:sz="0" w:space="0" w:color="auto"/>
        <w:left w:val="none" w:sz="0" w:space="0" w:color="auto"/>
        <w:bottom w:val="none" w:sz="0" w:space="0" w:color="auto"/>
        <w:right w:val="none" w:sz="0" w:space="0" w:color="auto"/>
      </w:divBdr>
    </w:div>
    <w:div w:id="880433753">
      <w:bodyDiv w:val="1"/>
      <w:marLeft w:val="0"/>
      <w:marRight w:val="0"/>
      <w:marTop w:val="0"/>
      <w:marBottom w:val="0"/>
      <w:divBdr>
        <w:top w:val="none" w:sz="0" w:space="0" w:color="auto"/>
        <w:left w:val="none" w:sz="0" w:space="0" w:color="auto"/>
        <w:bottom w:val="none" w:sz="0" w:space="0" w:color="auto"/>
        <w:right w:val="none" w:sz="0" w:space="0" w:color="auto"/>
      </w:divBdr>
    </w:div>
    <w:div w:id="894242001">
      <w:bodyDiv w:val="1"/>
      <w:marLeft w:val="0"/>
      <w:marRight w:val="0"/>
      <w:marTop w:val="0"/>
      <w:marBottom w:val="0"/>
      <w:divBdr>
        <w:top w:val="none" w:sz="0" w:space="0" w:color="auto"/>
        <w:left w:val="none" w:sz="0" w:space="0" w:color="auto"/>
        <w:bottom w:val="none" w:sz="0" w:space="0" w:color="auto"/>
        <w:right w:val="none" w:sz="0" w:space="0" w:color="auto"/>
      </w:divBdr>
    </w:div>
    <w:div w:id="907574089">
      <w:bodyDiv w:val="1"/>
      <w:marLeft w:val="0"/>
      <w:marRight w:val="0"/>
      <w:marTop w:val="0"/>
      <w:marBottom w:val="0"/>
      <w:divBdr>
        <w:top w:val="none" w:sz="0" w:space="0" w:color="auto"/>
        <w:left w:val="none" w:sz="0" w:space="0" w:color="auto"/>
        <w:bottom w:val="none" w:sz="0" w:space="0" w:color="auto"/>
        <w:right w:val="none" w:sz="0" w:space="0" w:color="auto"/>
      </w:divBdr>
    </w:div>
    <w:div w:id="908928955">
      <w:bodyDiv w:val="1"/>
      <w:marLeft w:val="0"/>
      <w:marRight w:val="0"/>
      <w:marTop w:val="0"/>
      <w:marBottom w:val="0"/>
      <w:divBdr>
        <w:top w:val="none" w:sz="0" w:space="0" w:color="auto"/>
        <w:left w:val="none" w:sz="0" w:space="0" w:color="auto"/>
        <w:bottom w:val="none" w:sz="0" w:space="0" w:color="auto"/>
        <w:right w:val="none" w:sz="0" w:space="0" w:color="auto"/>
      </w:divBdr>
    </w:div>
    <w:div w:id="934292446">
      <w:bodyDiv w:val="1"/>
      <w:marLeft w:val="0"/>
      <w:marRight w:val="0"/>
      <w:marTop w:val="0"/>
      <w:marBottom w:val="0"/>
      <w:divBdr>
        <w:top w:val="none" w:sz="0" w:space="0" w:color="auto"/>
        <w:left w:val="none" w:sz="0" w:space="0" w:color="auto"/>
        <w:bottom w:val="none" w:sz="0" w:space="0" w:color="auto"/>
        <w:right w:val="none" w:sz="0" w:space="0" w:color="auto"/>
      </w:divBdr>
    </w:div>
    <w:div w:id="938222599">
      <w:bodyDiv w:val="1"/>
      <w:marLeft w:val="0"/>
      <w:marRight w:val="0"/>
      <w:marTop w:val="0"/>
      <w:marBottom w:val="0"/>
      <w:divBdr>
        <w:top w:val="none" w:sz="0" w:space="0" w:color="auto"/>
        <w:left w:val="none" w:sz="0" w:space="0" w:color="auto"/>
        <w:bottom w:val="none" w:sz="0" w:space="0" w:color="auto"/>
        <w:right w:val="none" w:sz="0" w:space="0" w:color="auto"/>
      </w:divBdr>
    </w:div>
    <w:div w:id="943221552">
      <w:bodyDiv w:val="1"/>
      <w:marLeft w:val="0"/>
      <w:marRight w:val="0"/>
      <w:marTop w:val="0"/>
      <w:marBottom w:val="0"/>
      <w:divBdr>
        <w:top w:val="none" w:sz="0" w:space="0" w:color="auto"/>
        <w:left w:val="none" w:sz="0" w:space="0" w:color="auto"/>
        <w:bottom w:val="none" w:sz="0" w:space="0" w:color="auto"/>
        <w:right w:val="none" w:sz="0" w:space="0" w:color="auto"/>
      </w:divBdr>
    </w:div>
    <w:div w:id="943998159">
      <w:bodyDiv w:val="1"/>
      <w:marLeft w:val="0"/>
      <w:marRight w:val="0"/>
      <w:marTop w:val="0"/>
      <w:marBottom w:val="0"/>
      <w:divBdr>
        <w:top w:val="none" w:sz="0" w:space="0" w:color="auto"/>
        <w:left w:val="none" w:sz="0" w:space="0" w:color="auto"/>
        <w:bottom w:val="none" w:sz="0" w:space="0" w:color="auto"/>
        <w:right w:val="none" w:sz="0" w:space="0" w:color="auto"/>
      </w:divBdr>
    </w:div>
    <w:div w:id="965156153">
      <w:bodyDiv w:val="1"/>
      <w:marLeft w:val="0"/>
      <w:marRight w:val="0"/>
      <w:marTop w:val="0"/>
      <w:marBottom w:val="0"/>
      <w:divBdr>
        <w:top w:val="none" w:sz="0" w:space="0" w:color="auto"/>
        <w:left w:val="none" w:sz="0" w:space="0" w:color="auto"/>
        <w:bottom w:val="none" w:sz="0" w:space="0" w:color="auto"/>
        <w:right w:val="none" w:sz="0" w:space="0" w:color="auto"/>
      </w:divBdr>
    </w:div>
    <w:div w:id="997802415">
      <w:bodyDiv w:val="1"/>
      <w:marLeft w:val="0"/>
      <w:marRight w:val="0"/>
      <w:marTop w:val="0"/>
      <w:marBottom w:val="0"/>
      <w:divBdr>
        <w:top w:val="none" w:sz="0" w:space="0" w:color="auto"/>
        <w:left w:val="none" w:sz="0" w:space="0" w:color="auto"/>
        <w:bottom w:val="none" w:sz="0" w:space="0" w:color="auto"/>
        <w:right w:val="none" w:sz="0" w:space="0" w:color="auto"/>
      </w:divBdr>
    </w:div>
    <w:div w:id="1023479797">
      <w:bodyDiv w:val="1"/>
      <w:marLeft w:val="0"/>
      <w:marRight w:val="0"/>
      <w:marTop w:val="0"/>
      <w:marBottom w:val="0"/>
      <w:divBdr>
        <w:top w:val="none" w:sz="0" w:space="0" w:color="auto"/>
        <w:left w:val="none" w:sz="0" w:space="0" w:color="auto"/>
        <w:bottom w:val="none" w:sz="0" w:space="0" w:color="auto"/>
        <w:right w:val="none" w:sz="0" w:space="0" w:color="auto"/>
      </w:divBdr>
    </w:div>
    <w:div w:id="1048266770">
      <w:bodyDiv w:val="1"/>
      <w:marLeft w:val="0"/>
      <w:marRight w:val="0"/>
      <w:marTop w:val="0"/>
      <w:marBottom w:val="0"/>
      <w:divBdr>
        <w:top w:val="none" w:sz="0" w:space="0" w:color="auto"/>
        <w:left w:val="none" w:sz="0" w:space="0" w:color="auto"/>
        <w:bottom w:val="none" w:sz="0" w:space="0" w:color="auto"/>
        <w:right w:val="none" w:sz="0" w:space="0" w:color="auto"/>
      </w:divBdr>
    </w:div>
    <w:div w:id="1050885830">
      <w:bodyDiv w:val="1"/>
      <w:marLeft w:val="0"/>
      <w:marRight w:val="0"/>
      <w:marTop w:val="0"/>
      <w:marBottom w:val="0"/>
      <w:divBdr>
        <w:top w:val="none" w:sz="0" w:space="0" w:color="auto"/>
        <w:left w:val="none" w:sz="0" w:space="0" w:color="auto"/>
        <w:bottom w:val="none" w:sz="0" w:space="0" w:color="auto"/>
        <w:right w:val="none" w:sz="0" w:space="0" w:color="auto"/>
      </w:divBdr>
    </w:div>
    <w:div w:id="1060328308">
      <w:bodyDiv w:val="1"/>
      <w:marLeft w:val="0"/>
      <w:marRight w:val="0"/>
      <w:marTop w:val="0"/>
      <w:marBottom w:val="0"/>
      <w:divBdr>
        <w:top w:val="none" w:sz="0" w:space="0" w:color="auto"/>
        <w:left w:val="none" w:sz="0" w:space="0" w:color="auto"/>
        <w:bottom w:val="none" w:sz="0" w:space="0" w:color="auto"/>
        <w:right w:val="none" w:sz="0" w:space="0" w:color="auto"/>
      </w:divBdr>
    </w:div>
    <w:div w:id="1142502858">
      <w:bodyDiv w:val="1"/>
      <w:marLeft w:val="0"/>
      <w:marRight w:val="0"/>
      <w:marTop w:val="0"/>
      <w:marBottom w:val="0"/>
      <w:divBdr>
        <w:top w:val="none" w:sz="0" w:space="0" w:color="auto"/>
        <w:left w:val="none" w:sz="0" w:space="0" w:color="auto"/>
        <w:bottom w:val="none" w:sz="0" w:space="0" w:color="auto"/>
        <w:right w:val="none" w:sz="0" w:space="0" w:color="auto"/>
      </w:divBdr>
    </w:div>
    <w:div w:id="1160390476">
      <w:bodyDiv w:val="1"/>
      <w:marLeft w:val="0"/>
      <w:marRight w:val="0"/>
      <w:marTop w:val="0"/>
      <w:marBottom w:val="0"/>
      <w:divBdr>
        <w:top w:val="none" w:sz="0" w:space="0" w:color="auto"/>
        <w:left w:val="none" w:sz="0" w:space="0" w:color="auto"/>
        <w:bottom w:val="none" w:sz="0" w:space="0" w:color="auto"/>
        <w:right w:val="none" w:sz="0" w:space="0" w:color="auto"/>
      </w:divBdr>
    </w:div>
    <w:div w:id="1179926081">
      <w:bodyDiv w:val="1"/>
      <w:marLeft w:val="0"/>
      <w:marRight w:val="0"/>
      <w:marTop w:val="0"/>
      <w:marBottom w:val="0"/>
      <w:divBdr>
        <w:top w:val="none" w:sz="0" w:space="0" w:color="auto"/>
        <w:left w:val="none" w:sz="0" w:space="0" w:color="auto"/>
        <w:bottom w:val="none" w:sz="0" w:space="0" w:color="auto"/>
        <w:right w:val="none" w:sz="0" w:space="0" w:color="auto"/>
      </w:divBdr>
    </w:div>
    <w:div w:id="1193959253">
      <w:bodyDiv w:val="1"/>
      <w:marLeft w:val="0"/>
      <w:marRight w:val="0"/>
      <w:marTop w:val="0"/>
      <w:marBottom w:val="0"/>
      <w:divBdr>
        <w:top w:val="none" w:sz="0" w:space="0" w:color="auto"/>
        <w:left w:val="none" w:sz="0" w:space="0" w:color="auto"/>
        <w:bottom w:val="none" w:sz="0" w:space="0" w:color="auto"/>
        <w:right w:val="none" w:sz="0" w:space="0" w:color="auto"/>
      </w:divBdr>
    </w:div>
    <w:div w:id="1207373425">
      <w:bodyDiv w:val="1"/>
      <w:marLeft w:val="0"/>
      <w:marRight w:val="0"/>
      <w:marTop w:val="0"/>
      <w:marBottom w:val="0"/>
      <w:divBdr>
        <w:top w:val="none" w:sz="0" w:space="0" w:color="auto"/>
        <w:left w:val="none" w:sz="0" w:space="0" w:color="auto"/>
        <w:bottom w:val="none" w:sz="0" w:space="0" w:color="auto"/>
        <w:right w:val="none" w:sz="0" w:space="0" w:color="auto"/>
      </w:divBdr>
    </w:div>
    <w:div w:id="1216771823">
      <w:bodyDiv w:val="1"/>
      <w:marLeft w:val="0"/>
      <w:marRight w:val="0"/>
      <w:marTop w:val="0"/>
      <w:marBottom w:val="0"/>
      <w:divBdr>
        <w:top w:val="none" w:sz="0" w:space="0" w:color="auto"/>
        <w:left w:val="none" w:sz="0" w:space="0" w:color="auto"/>
        <w:bottom w:val="none" w:sz="0" w:space="0" w:color="auto"/>
        <w:right w:val="none" w:sz="0" w:space="0" w:color="auto"/>
      </w:divBdr>
    </w:div>
    <w:div w:id="1246954502">
      <w:bodyDiv w:val="1"/>
      <w:marLeft w:val="0"/>
      <w:marRight w:val="0"/>
      <w:marTop w:val="0"/>
      <w:marBottom w:val="0"/>
      <w:divBdr>
        <w:top w:val="none" w:sz="0" w:space="0" w:color="auto"/>
        <w:left w:val="none" w:sz="0" w:space="0" w:color="auto"/>
        <w:bottom w:val="none" w:sz="0" w:space="0" w:color="auto"/>
        <w:right w:val="none" w:sz="0" w:space="0" w:color="auto"/>
      </w:divBdr>
    </w:div>
    <w:div w:id="1261989447">
      <w:bodyDiv w:val="1"/>
      <w:marLeft w:val="0"/>
      <w:marRight w:val="0"/>
      <w:marTop w:val="0"/>
      <w:marBottom w:val="0"/>
      <w:divBdr>
        <w:top w:val="none" w:sz="0" w:space="0" w:color="auto"/>
        <w:left w:val="none" w:sz="0" w:space="0" w:color="auto"/>
        <w:bottom w:val="none" w:sz="0" w:space="0" w:color="auto"/>
        <w:right w:val="none" w:sz="0" w:space="0" w:color="auto"/>
      </w:divBdr>
    </w:div>
    <w:div w:id="1284192047">
      <w:bodyDiv w:val="1"/>
      <w:marLeft w:val="0"/>
      <w:marRight w:val="0"/>
      <w:marTop w:val="0"/>
      <w:marBottom w:val="0"/>
      <w:divBdr>
        <w:top w:val="none" w:sz="0" w:space="0" w:color="auto"/>
        <w:left w:val="none" w:sz="0" w:space="0" w:color="auto"/>
        <w:bottom w:val="none" w:sz="0" w:space="0" w:color="auto"/>
        <w:right w:val="none" w:sz="0" w:space="0" w:color="auto"/>
      </w:divBdr>
    </w:div>
    <w:div w:id="1302615252">
      <w:bodyDiv w:val="1"/>
      <w:marLeft w:val="0"/>
      <w:marRight w:val="0"/>
      <w:marTop w:val="0"/>
      <w:marBottom w:val="0"/>
      <w:divBdr>
        <w:top w:val="none" w:sz="0" w:space="0" w:color="auto"/>
        <w:left w:val="none" w:sz="0" w:space="0" w:color="auto"/>
        <w:bottom w:val="none" w:sz="0" w:space="0" w:color="auto"/>
        <w:right w:val="none" w:sz="0" w:space="0" w:color="auto"/>
      </w:divBdr>
    </w:div>
    <w:div w:id="1308128031">
      <w:bodyDiv w:val="1"/>
      <w:marLeft w:val="0"/>
      <w:marRight w:val="0"/>
      <w:marTop w:val="0"/>
      <w:marBottom w:val="0"/>
      <w:divBdr>
        <w:top w:val="none" w:sz="0" w:space="0" w:color="auto"/>
        <w:left w:val="none" w:sz="0" w:space="0" w:color="auto"/>
        <w:bottom w:val="none" w:sz="0" w:space="0" w:color="auto"/>
        <w:right w:val="none" w:sz="0" w:space="0" w:color="auto"/>
      </w:divBdr>
    </w:div>
    <w:div w:id="1314334660">
      <w:bodyDiv w:val="1"/>
      <w:marLeft w:val="0"/>
      <w:marRight w:val="0"/>
      <w:marTop w:val="0"/>
      <w:marBottom w:val="0"/>
      <w:divBdr>
        <w:top w:val="none" w:sz="0" w:space="0" w:color="auto"/>
        <w:left w:val="none" w:sz="0" w:space="0" w:color="auto"/>
        <w:bottom w:val="none" w:sz="0" w:space="0" w:color="auto"/>
        <w:right w:val="none" w:sz="0" w:space="0" w:color="auto"/>
      </w:divBdr>
    </w:div>
    <w:div w:id="1370836642">
      <w:bodyDiv w:val="1"/>
      <w:marLeft w:val="0"/>
      <w:marRight w:val="0"/>
      <w:marTop w:val="0"/>
      <w:marBottom w:val="0"/>
      <w:divBdr>
        <w:top w:val="none" w:sz="0" w:space="0" w:color="auto"/>
        <w:left w:val="none" w:sz="0" w:space="0" w:color="auto"/>
        <w:bottom w:val="none" w:sz="0" w:space="0" w:color="auto"/>
        <w:right w:val="none" w:sz="0" w:space="0" w:color="auto"/>
      </w:divBdr>
    </w:div>
    <w:div w:id="1380401180">
      <w:bodyDiv w:val="1"/>
      <w:marLeft w:val="0"/>
      <w:marRight w:val="0"/>
      <w:marTop w:val="0"/>
      <w:marBottom w:val="0"/>
      <w:divBdr>
        <w:top w:val="none" w:sz="0" w:space="0" w:color="auto"/>
        <w:left w:val="none" w:sz="0" w:space="0" w:color="auto"/>
        <w:bottom w:val="none" w:sz="0" w:space="0" w:color="auto"/>
        <w:right w:val="none" w:sz="0" w:space="0" w:color="auto"/>
      </w:divBdr>
    </w:div>
    <w:div w:id="1388989664">
      <w:bodyDiv w:val="1"/>
      <w:marLeft w:val="0"/>
      <w:marRight w:val="0"/>
      <w:marTop w:val="0"/>
      <w:marBottom w:val="0"/>
      <w:divBdr>
        <w:top w:val="none" w:sz="0" w:space="0" w:color="auto"/>
        <w:left w:val="none" w:sz="0" w:space="0" w:color="auto"/>
        <w:bottom w:val="none" w:sz="0" w:space="0" w:color="auto"/>
        <w:right w:val="none" w:sz="0" w:space="0" w:color="auto"/>
      </w:divBdr>
    </w:div>
    <w:div w:id="1391466913">
      <w:bodyDiv w:val="1"/>
      <w:marLeft w:val="0"/>
      <w:marRight w:val="0"/>
      <w:marTop w:val="0"/>
      <w:marBottom w:val="0"/>
      <w:divBdr>
        <w:top w:val="none" w:sz="0" w:space="0" w:color="auto"/>
        <w:left w:val="none" w:sz="0" w:space="0" w:color="auto"/>
        <w:bottom w:val="none" w:sz="0" w:space="0" w:color="auto"/>
        <w:right w:val="none" w:sz="0" w:space="0" w:color="auto"/>
      </w:divBdr>
    </w:div>
    <w:div w:id="1458791298">
      <w:bodyDiv w:val="1"/>
      <w:marLeft w:val="0"/>
      <w:marRight w:val="0"/>
      <w:marTop w:val="0"/>
      <w:marBottom w:val="0"/>
      <w:divBdr>
        <w:top w:val="none" w:sz="0" w:space="0" w:color="auto"/>
        <w:left w:val="none" w:sz="0" w:space="0" w:color="auto"/>
        <w:bottom w:val="none" w:sz="0" w:space="0" w:color="auto"/>
        <w:right w:val="none" w:sz="0" w:space="0" w:color="auto"/>
      </w:divBdr>
    </w:div>
    <w:div w:id="1483350087">
      <w:bodyDiv w:val="1"/>
      <w:marLeft w:val="0"/>
      <w:marRight w:val="0"/>
      <w:marTop w:val="0"/>
      <w:marBottom w:val="0"/>
      <w:divBdr>
        <w:top w:val="none" w:sz="0" w:space="0" w:color="auto"/>
        <w:left w:val="none" w:sz="0" w:space="0" w:color="auto"/>
        <w:bottom w:val="none" w:sz="0" w:space="0" w:color="auto"/>
        <w:right w:val="none" w:sz="0" w:space="0" w:color="auto"/>
      </w:divBdr>
    </w:div>
    <w:div w:id="1507162342">
      <w:bodyDiv w:val="1"/>
      <w:marLeft w:val="0"/>
      <w:marRight w:val="0"/>
      <w:marTop w:val="0"/>
      <w:marBottom w:val="0"/>
      <w:divBdr>
        <w:top w:val="none" w:sz="0" w:space="0" w:color="auto"/>
        <w:left w:val="none" w:sz="0" w:space="0" w:color="auto"/>
        <w:bottom w:val="none" w:sz="0" w:space="0" w:color="auto"/>
        <w:right w:val="none" w:sz="0" w:space="0" w:color="auto"/>
      </w:divBdr>
    </w:div>
    <w:div w:id="1515067974">
      <w:bodyDiv w:val="1"/>
      <w:marLeft w:val="0"/>
      <w:marRight w:val="0"/>
      <w:marTop w:val="0"/>
      <w:marBottom w:val="0"/>
      <w:divBdr>
        <w:top w:val="none" w:sz="0" w:space="0" w:color="auto"/>
        <w:left w:val="none" w:sz="0" w:space="0" w:color="auto"/>
        <w:bottom w:val="none" w:sz="0" w:space="0" w:color="auto"/>
        <w:right w:val="none" w:sz="0" w:space="0" w:color="auto"/>
      </w:divBdr>
    </w:div>
    <w:div w:id="1525901014">
      <w:bodyDiv w:val="1"/>
      <w:marLeft w:val="0"/>
      <w:marRight w:val="0"/>
      <w:marTop w:val="0"/>
      <w:marBottom w:val="0"/>
      <w:divBdr>
        <w:top w:val="none" w:sz="0" w:space="0" w:color="auto"/>
        <w:left w:val="none" w:sz="0" w:space="0" w:color="auto"/>
        <w:bottom w:val="none" w:sz="0" w:space="0" w:color="auto"/>
        <w:right w:val="none" w:sz="0" w:space="0" w:color="auto"/>
      </w:divBdr>
    </w:div>
    <w:div w:id="1546722513">
      <w:bodyDiv w:val="1"/>
      <w:marLeft w:val="0"/>
      <w:marRight w:val="0"/>
      <w:marTop w:val="0"/>
      <w:marBottom w:val="0"/>
      <w:divBdr>
        <w:top w:val="none" w:sz="0" w:space="0" w:color="auto"/>
        <w:left w:val="none" w:sz="0" w:space="0" w:color="auto"/>
        <w:bottom w:val="none" w:sz="0" w:space="0" w:color="auto"/>
        <w:right w:val="none" w:sz="0" w:space="0" w:color="auto"/>
      </w:divBdr>
    </w:div>
    <w:div w:id="1573850302">
      <w:bodyDiv w:val="1"/>
      <w:marLeft w:val="0"/>
      <w:marRight w:val="0"/>
      <w:marTop w:val="0"/>
      <w:marBottom w:val="0"/>
      <w:divBdr>
        <w:top w:val="none" w:sz="0" w:space="0" w:color="auto"/>
        <w:left w:val="none" w:sz="0" w:space="0" w:color="auto"/>
        <w:bottom w:val="none" w:sz="0" w:space="0" w:color="auto"/>
        <w:right w:val="none" w:sz="0" w:space="0" w:color="auto"/>
      </w:divBdr>
    </w:div>
    <w:div w:id="1606838044">
      <w:bodyDiv w:val="1"/>
      <w:marLeft w:val="0"/>
      <w:marRight w:val="0"/>
      <w:marTop w:val="0"/>
      <w:marBottom w:val="0"/>
      <w:divBdr>
        <w:top w:val="none" w:sz="0" w:space="0" w:color="auto"/>
        <w:left w:val="none" w:sz="0" w:space="0" w:color="auto"/>
        <w:bottom w:val="none" w:sz="0" w:space="0" w:color="auto"/>
        <w:right w:val="none" w:sz="0" w:space="0" w:color="auto"/>
      </w:divBdr>
    </w:div>
    <w:div w:id="1609317783">
      <w:bodyDiv w:val="1"/>
      <w:marLeft w:val="0"/>
      <w:marRight w:val="0"/>
      <w:marTop w:val="0"/>
      <w:marBottom w:val="0"/>
      <w:divBdr>
        <w:top w:val="none" w:sz="0" w:space="0" w:color="auto"/>
        <w:left w:val="none" w:sz="0" w:space="0" w:color="auto"/>
        <w:bottom w:val="none" w:sz="0" w:space="0" w:color="auto"/>
        <w:right w:val="none" w:sz="0" w:space="0" w:color="auto"/>
      </w:divBdr>
    </w:div>
    <w:div w:id="1619990512">
      <w:bodyDiv w:val="1"/>
      <w:marLeft w:val="0"/>
      <w:marRight w:val="0"/>
      <w:marTop w:val="0"/>
      <w:marBottom w:val="0"/>
      <w:divBdr>
        <w:top w:val="none" w:sz="0" w:space="0" w:color="auto"/>
        <w:left w:val="none" w:sz="0" w:space="0" w:color="auto"/>
        <w:bottom w:val="none" w:sz="0" w:space="0" w:color="auto"/>
        <w:right w:val="none" w:sz="0" w:space="0" w:color="auto"/>
      </w:divBdr>
    </w:div>
    <w:div w:id="1634754964">
      <w:bodyDiv w:val="1"/>
      <w:marLeft w:val="0"/>
      <w:marRight w:val="0"/>
      <w:marTop w:val="0"/>
      <w:marBottom w:val="0"/>
      <w:divBdr>
        <w:top w:val="none" w:sz="0" w:space="0" w:color="auto"/>
        <w:left w:val="none" w:sz="0" w:space="0" w:color="auto"/>
        <w:bottom w:val="none" w:sz="0" w:space="0" w:color="auto"/>
        <w:right w:val="none" w:sz="0" w:space="0" w:color="auto"/>
      </w:divBdr>
    </w:div>
    <w:div w:id="1663848118">
      <w:bodyDiv w:val="1"/>
      <w:marLeft w:val="0"/>
      <w:marRight w:val="0"/>
      <w:marTop w:val="0"/>
      <w:marBottom w:val="0"/>
      <w:divBdr>
        <w:top w:val="none" w:sz="0" w:space="0" w:color="auto"/>
        <w:left w:val="none" w:sz="0" w:space="0" w:color="auto"/>
        <w:bottom w:val="none" w:sz="0" w:space="0" w:color="auto"/>
        <w:right w:val="none" w:sz="0" w:space="0" w:color="auto"/>
      </w:divBdr>
    </w:div>
    <w:div w:id="1762948785">
      <w:bodyDiv w:val="1"/>
      <w:marLeft w:val="0"/>
      <w:marRight w:val="0"/>
      <w:marTop w:val="0"/>
      <w:marBottom w:val="0"/>
      <w:divBdr>
        <w:top w:val="none" w:sz="0" w:space="0" w:color="auto"/>
        <w:left w:val="none" w:sz="0" w:space="0" w:color="auto"/>
        <w:bottom w:val="none" w:sz="0" w:space="0" w:color="auto"/>
        <w:right w:val="none" w:sz="0" w:space="0" w:color="auto"/>
      </w:divBdr>
    </w:div>
    <w:div w:id="1774937278">
      <w:bodyDiv w:val="1"/>
      <w:marLeft w:val="0"/>
      <w:marRight w:val="0"/>
      <w:marTop w:val="0"/>
      <w:marBottom w:val="0"/>
      <w:divBdr>
        <w:top w:val="none" w:sz="0" w:space="0" w:color="auto"/>
        <w:left w:val="none" w:sz="0" w:space="0" w:color="auto"/>
        <w:bottom w:val="none" w:sz="0" w:space="0" w:color="auto"/>
        <w:right w:val="none" w:sz="0" w:space="0" w:color="auto"/>
      </w:divBdr>
    </w:div>
    <w:div w:id="1782795211">
      <w:bodyDiv w:val="1"/>
      <w:marLeft w:val="0"/>
      <w:marRight w:val="0"/>
      <w:marTop w:val="0"/>
      <w:marBottom w:val="0"/>
      <w:divBdr>
        <w:top w:val="none" w:sz="0" w:space="0" w:color="auto"/>
        <w:left w:val="none" w:sz="0" w:space="0" w:color="auto"/>
        <w:bottom w:val="none" w:sz="0" w:space="0" w:color="auto"/>
        <w:right w:val="none" w:sz="0" w:space="0" w:color="auto"/>
      </w:divBdr>
    </w:div>
    <w:div w:id="1790660071">
      <w:bodyDiv w:val="1"/>
      <w:marLeft w:val="0"/>
      <w:marRight w:val="0"/>
      <w:marTop w:val="0"/>
      <w:marBottom w:val="0"/>
      <w:divBdr>
        <w:top w:val="none" w:sz="0" w:space="0" w:color="auto"/>
        <w:left w:val="none" w:sz="0" w:space="0" w:color="auto"/>
        <w:bottom w:val="none" w:sz="0" w:space="0" w:color="auto"/>
        <w:right w:val="none" w:sz="0" w:space="0" w:color="auto"/>
      </w:divBdr>
    </w:div>
    <w:div w:id="1800369607">
      <w:bodyDiv w:val="1"/>
      <w:marLeft w:val="0"/>
      <w:marRight w:val="0"/>
      <w:marTop w:val="0"/>
      <w:marBottom w:val="0"/>
      <w:divBdr>
        <w:top w:val="none" w:sz="0" w:space="0" w:color="auto"/>
        <w:left w:val="none" w:sz="0" w:space="0" w:color="auto"/>
        <w:bottom w:val="none" w:sz="0" w:space="0" w:color="auto"/>
        <w:right w:val="none" w:sz="0" w:space="0" w:color="auto"/>
      </w:divBdr>
    </w:div>
    <w:div w:id="1827480015">
      <w:bodyDiv w:val="1"/>
      <w:marLeft w:val="0"/>
      <w:marRight w:val="0"/>
      <w:marTop w:val="0"/>
      <w:marBottom w:val="0"/>
      <w:divBdr>
        <w:top w:val="none" w:sz="0" w:space="0" w:color="auto"/>
        <w:left w:val="none" w:sz="0" w:space="0" w:color="auto"/>
        <w:bottom w:val="none" w:sz="0" w:space="0" w:color="auto"/>
        <w:right w:val="none" w:sz="0" w:space="0" w:color="auto"/>
      </w:divBdr>
    </w:div>
    <w:div w:id="1936135153">
      <w:bodyDiv w:val="1"/>
      <w:marLeft w:val="0"/>
      <w:marRight w:val="0"/>
      <w:marTop w:val="0"/>
      <w:marBottom w:val="0"/>
      <w:divBdr>
        <w:top w:val="none" w:sz="0" w:space="0" w:color="auto"/>
        <w:left w:val="none" w:sz="0" w:space="0" w:color="auto"/>
        <w:bottom w:val="none" w:sz="0" w:space="0" w:color="auto"/>
        <w:right w:val="none" w:sz="0" w:space="0" w:color="auto"/>
      </w:divBdr>
    </w:div>
    <w:div w:id="1978872840">
      <w:bodyDiv w:val="1"/>
      <w:marLeft w:val="0"/>
      <w:marRight w:val="0"/>
      <w:marTop w:val="0"/>
      <w:marBottom w:val="0"/>
      <w:divBdr>
        <w:top w:val="none" w:sz="0" w:space="0" w:color="auto"/>
        <w:left w:val="none" w:sz="0" w:space="0" w:color="auto"/>
        <w:bottom w:val="none" w:sz="0" w:space="0" w:color="auto"/>
        <w:right w:val="none" w:sz="0" w:space="0" w:color="auto"/>
      </w:divBdr>
    </w:div>
    <w:div w:id="1984693168">
      <w:bodyDiv w:val="1"/>
      <w:marLeft w:val="0"/>
      <w:marRight w:val="0"/>
      <w:marTop w:val="0"/>
      <w:marBottom w:val="0"/>
      <w:divBdr>
        <w:top w:val="none" w:sz="0" w:space="0" w:color="auto"/>
        <w:left w:val="none" w:sz="0" w:space="0" w:color="auto"/>
        <w:bottom w:val="none" w:sz="0" w:space="0" w:color="auto"/>
        <w:right w:val="none" w:sz="0" w:space="0" w:color="auto"/>
      </w:divBdr>
    </w:div>
    <w:div w:id="2014407608">
      <w:bodyDiv w:val="1"/>
      <w:marLeft w:val="0"/>
      <w:marRight w:val="0"/>
      <w:marTop w:val="0"/>
      <w:marBottom w:val="0"/>
      <w:divBdr>
        <w:top w:val="none" w:sz="0" w:space="0" w:color="auto"/>
        <w:left w:val="none" w:sz="0" w:space="0" w:color="auto"/>
        <w:bottom w:val="none" w:sz="0" w:space="0" w:color="auto"/>
        <w:right w:val="none" w:sz="0" w:space="0" w:color="auto"/>
      </w:divBdr>
    </w:div>
    <w:div w:id="2070809256">
      <w:bodyDiv w:val="1"/>
      <w:marLeft w:val="0"/>
      <w:marRight w:val="0"/>
      <w:marTop w:val="0"/>
      <w:marBottom w:val="0"/>
      <w:divBdr>
        <w:top w:val="none" w:sz="0" w:space="0" w:color="auto"/>
        <w:left w:val="none" w:sz="0" w:space="0" w:color="auto"/>
        <w:bottom w:val="none" w:sz="0" w:space="0" w:color="auto"/>
        <w:right w:val="none" w:sz="0" w:space="0" w:color="auto"/>
      </w:divBdr>
    </w:div>
    <w:div w:id="2071807353">
      <w:bodyDiv w:val="1"/>
      <w:marLeft w:val="0"/>
      <w:marRight w:val="0"/>
      <w:marTop w:val="0"/>
      <w:marBottom w:val="0"/>
      <w:divBdr>
        <w:top w:val="none" w:sz="0" w:space="0" w:color="auto"/>
        <w:left w:val="none" w:sz="0" w:space="0" w:color="auto"/>
        <w:bottom w:val="none" w:sz="0" w:space="0" w:color="auto"/>
        <w:right w:val="none" w:sz="0" w:space="0" w:color="auto"/>
      </w:divBdr>
      <w:divsChild>
        <w:div w:id="67768337">
          <w:marLeft w:val="0"/>
          <w:marRight w:val="0"/>
          <w:marTop w:val="0"/>
          <w:marBottom w:val="0"/>
          <w:divBdr>
            <w:top w:val="none" w:sz="0" w:space="0" w:color="auto"/>
            <w:left w:val="none" w:sz="0" w:space="0" w:color="auto"/>
            <w:bottom w:val="none" w:sz="0" w:space="0" w:color="auto"/>
            <w:right w:val="none" w:sz="0" w:space="0" w:color="auto"/>
          </w:divBdr>
          <w:divsChild>
            <w:div w:id="1589847429">
              <w:marLeft w:val="0"/>
              <w:marRight w:val="0"/>
              <w:marTop w:val="0"/>
              <w:marBottom w:val="0"/>
              <w:divBdr>
                <w:top w:val="none" w:sz="0" w:space="0" w:color="auto"/>
                <w:left w:val="none" w:sz="0" w:space="0" w:color="auto"/>
                <w:bottom w:val="none" w:sz="0" w:space="0" w:color="auto"/>
                <w:right w:val="none" w:sz="0" w:space="0" w:color="auto"/>
              </w:divBdr>
              <w:divsChild>
                <w:div w:id="763260434">
                  <w:marLeft w:val="0"/>
                  <w:marRight w:val="0"/>
                  <w:marTop w:val="0"/>
                  <w:marBottom w:val="0"/>
                  <w:divBdr>
                    <w:top w:val="none" w:sz="0" w:space="0" w:color="auto"/>
                    <w:left w:val="none" w:sz="0" w:space="0" w:color="auto"/>
                    <w:bottom w:val="none" w:sz="0" w:space="0" w:color="auto"/>
                    <w:right w:val="none" w:sz="0" w:space="0" w:color="auto"/>
                  </w:divBdr>
                  <w:divsChild>
                    <w:div w:id="1191147343">
                      <w:marLeft w:val="0"/>
                      <w:marRight w:val="0"/>
                      <w:marTop w:val="0"/>
                      <w:marBottom w:val="0"/>
                      <w:divBdr>
                        <w:top w:val="none" w:sz="0" w:space="0" w:color="auto"/>
                        <w:left w:val="none" w:sz="0" w:space="0" w:color="auto"/>
                        <w:bottom w:val="none" w:sz="0" w:space="0" w:color="auto"/>
                        <w:right w:val="none" w:sz="0" w:space="0" w:color="auto"/>
                      </w:divBdr>
                      <w:divsChild>
                        <w:div w:id="1156651442">
                          <w:marLeft w:val="0"/>
                          <w:marRight w:val="0"/>
                          <w:marTop w:val="0"/>
                          <w:marBottom w:val="0"/>
                          <w:divBdr>
                            <w:top w:val="none" w:sz="0" w:space="0" w:color="auto"/>
                            <w:left w:val="none" w:sz="0" w:space="0" w:color="auto"/>
                            <w:bottom w:val="none" w:sz="0" w:space="0" w:color="auto"/>
                            <w:right w:val="none" w:sz="0" w:space="0" w:color="auto"/>
                          </w:divBdr>
                          <w:divsChild>
                            <w:div w:id="1650865905">
                              <w:marLeft w:val="0"/>
                              <w:marRight w:val="0"/>
                              <w:marTop w:val="0"/>
                              <w:marBottom w:val="0"/>
                              <w:divBdr>
                                <w:top w:val="none" w:sz="0" w:space="0" w:color="auto"/>
                                <w:left w:val="none" w:sz="0" w:space="0" w:color="auto"/>
                                <w:bottom w:val="none" w:sz="0" w:space="0" w:color="auto"/>
                                <w:right w:val="none" w:sz="0" w:space="0" w:color="auto"/>
                              </w:divBdr>
                              <w:divsChild>
                                <w:div w:id="1709140021">
                                  <w:marLeft w:val="0"/>
                                  <w:marRight w:val="0"/>
                                  <w:marTop w:val="0"/>
                                  <w:marBottom w:val="0"/>
                                  <w:divBdr>
                                    <w:top w:val="none" w:sz="0" w:space="0" w:color="auto"/>
                                    <w:left w:val="none" w:sz="0" w:space="0" w:color="auto"/>
                                    <w:bottom w:val="none" w:sz="0" w:space="0" w:color="auto"/>
                                    <w:right w:val="none" w:sz="0" w:space="0" w:color="auto"/>
                                  </w:divBdr>
                                  <w:divsChild>
                                    <w:div w:id="1494563980">
                                      <w:marLeft w:val="0"/>
                                      <w:marRight w:val="0"/>
                                      <w:marTop w:val="0"/>
                                      <w:marBottom w:val="0"/>
                                      <w:divBdr>
                                        <w:top w:val="none" w:sz="0" w:space="0" w:color="auto"/>
                                        <w:left w:val="none" w:sz="0" w:space="0" w:color="auto"/>
                                        <w:bottom w:val="none" w:sz="0" w:space="0" w:color="auto"/>
                                        <w:right w:val="none" w:sz="0" w:space="0" w:color="auto"/>
                                      </w:divBdr>
                                      <w:divsChild>
                                        <w:div w:id="1733966778">
                                          <w:marLeft w:val="0"/>
                                          <w:marRight w:val="0"/>
                                          <w:marTop w:val="0"/>
                                          <w:marBottom w:val="0"/>
                                          <w:divBdr>
                                            <w:top w:val="none" w:sz="0" w:space="0" w:color="auto"/>
                                            <w:left w:val="none" w:sz="0" w:space="0" w:color="auto"/>
                                            <w:bottom w:val="none" w:sz="0" w:space="0" w:color="auto"/>
                                            <w:right w:val="none" w:sz="0" w:space="0" w:color="auto"/>
                                          </w:divBdr>
                                          <w:divsChild>
                                            <w:div w:id="19497544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870248">
          <w:marLeft w:val="0"/>
          <w:marRight w:val="0"/>
          <w:marTop w:val="0"/>
          <w:marBottom w:val="0"/>
          <w:divBdr>
            <w:top w:val="none" w:sz="0" w:space="0" w:color="auto"/>
            <w:left w:val="none" w:sz="0" w:space="0" w:color="auto"/>
            <w:bottom w:val="none" w:sz="0" w:space="0" w:color="auto"/>
            <w:right w:val="none" w:sz="0" w:space="0" w:color="auto"/>
          </w:divBdr>
          <w:divsChild>
            <w:div w:id="573391951">
              <w:marLeft w:val="0"/>
              <w:marRight w:val="0"/>
              <w:marTop w:val="0"/>
              <w:marBottom w:val="0"/>
              <w:divBdr>
                <w:top w:val="none" w:sz="0" w:space="0" w:color="auto"/>
                <w:left w:val="none" w:sz="0" w:space="0" w:color="auto"/>
                <w:bottom w:val="none" w:sz="0" w:space="0" w:color="auto"/>
                <w:right w:val="none" w:sz="0" w:space="0" w:color="auto"/>
              </w:divBdr>
              <w:divsChild>
                <w:div w:id="1807310418">
                  <w:marLeft w:val="0"/>
                  <w:marRight w:val="0"/>
                  <w:marTop w:val="0"/>
                  <w:marBottom w:val="0"/>
                  <w:divBdr>
                    <w:top w:val="none" w:sz="0" w:space="0" w:color="auto"/>
                    <w:left w:val="none" w:sz="0" w:space="0" w:color="auto"/>
                    <w:bottom w:val="none" w:sz="0" w:space="0" w:color="auto"/>
                    <w:right w:val="none" w:sz="0" w:space="0" w:color="auto"/>
                  </w:divBdr>
                  <w:divsChild>
                    <w:div w:id="1128737638">
                      <w:marLeft w:val="0"/>
                      <w:marRight w:val="0"/>
                      <w:marTop w:val="0"/>
                      <w:marBottom w:val="0"/>
                      <w:divBdr>
                        <w:top w:val="none" w:sz="0" w:space="0" w:color="auto"/>
                        <w:left w:val="none" w:sz="0" w:space="0" w:color="auto"/>
                        <w:bottom w:val="none" w:sz="0" w:space="0" w:color="auto"/>
                        <w:right w:val="none" w:sz="0" w:space="0" w:color="auto"/>
                      </w:divBdr>
                      <w:divsChild>
                        <w:div w:id="415395606">
                          <w:marLeft w:val="0"/>
                          <w:marRight w:val="0"/>
                          <w:marTop w:val="0"/>
                          <w:marBottom w:val="0"/>
                          <w:divBdr>
                            <w:top w:val="none" w:sz="0" w:space="0" w:color="auto"/>
                            <w:left w:val="none" w:sz="0" w:space="0" w:color="auto"/>
                            <w:bottom w:val="none" w:sz="0" w:space="0" w:color="auto"/>
                            <w:right w:val="none" w:sz="0" w:space="0" w:color="auto"/>
                          </w:divBdr>
                          <w:divsChild>
                            <w:div w:id="632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370494">
              <w:marLeft w:val="0"/>
              <w:marRight w:val="0"/>
              <w:marTop w:val="0"/>
              <w:marBottom w:val="0"/>
              <w:divBdr>
                <w:top w:val="none" w:sz="0" w:space="0" w:color="auto"/>
                <w:left w:val="none" w:sz="0" w:space="0" w:color="auto"/>
                <w:bottom w:val="none" w:sz="0" w:space="0" w:color="auto"/>
                <w:right w:val="none" w:sz="0" w:space="0" w:color="auto"/>
              </w:divBdr>
              <w:divsChild>
                <w:div w:id="1499736335">
                  <w:marLeft w:val="0"/>
                  <w:marRight w:val="0"/>
                  <w:marTop w:val="0"/>
                  <w:marBottom w:val="0"/>
                  <w:divBdr>
                    <w:top w:val="none" w:sz="0" w:space="0" w:color="auto"/>
                    <w:left w:val="none" w:sz="0" w:space="0" w:color="auto"/>
                    <w:bottom w:val="none" w:sz="0" w:space="0" w:color="auto"/>
                    <w:right w:val="none" w:sz="0" w:space="0" w:color="auto"/>
                  </w:divBdr>
                  <w:divsChild>
                    <w:div w:id="1837695575">
                      <w:marLeft w:val="0"/>
                      <w:marRight w:val="0"/>
                      <w:marTop w:val="0"/>
                      <w:marBottom w:val="0"/>
                      <w:divBdr>
                        <w:top w:val="none" w:sz="0" w:space="0" w:color="auto"/>
                        <w:left w:val="none" w:sz="0" w:space="0" w:color="auto"/>
                        <w:bottom w:val="none" w:sz="0" w:space="0" w:color="auto"/>
                        <w:right w:val="none" w:sz="0" w:space="0" w:color="auto"/>
                      </w:divBdr>
                      <w:divsChild>
                        <w:div w:id="1802457006">
                          <w:marLeft w:val="0"/>
                          <w:marRight w:val="0"/>
                          <w:marTop w:val="0"/>
                          <w:marBottom w:val="0"/>
                          <w:divBdr>
                            <w:top w:val="none" w:sz="0" w:space="0" w:color="auto"/>
                            <w:left w:val="none" w:sz="0" w:space="0" w:color="auto"/>
                            <w:bottom w:val="none" w:sz="0" w:space="0" w:color="auto"/>
                            <w:right w:val="none" w:sz="0" w:space="0" w:color="auto"/>
                          </w:divBdr>
                          <w:divsChild>
                            <w:div w:id="1008562397">
                              <w:marLeft w:val="0"/>
                              <w:marRight w:val="0"/>
                              <w:marTop w:val="0"/>
                              <w:marBottom w:val="0"/>
                              <w:divBdr>
                                <w:top w:val="none" w:sz="0" w:space="0" w:color="auto"/>
                                <w:left w:val="none" w:sz="0" w:space="0" w:color="auto"/>
                                <w:bottom w:val="none" w:sz="0" w:space="0" w:color="auto"/>
                                <w:right w:val="none" w:sz="0" w:space="0" w:color="auto"/>
                              </w:divBdr>
                            </w:div>
                            <w:div w:id="15201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0544">
              <w:marLeft w:val="0"/>
              <w:marRight w:val="225"/>
              <w:marTop w:val="990"/>
              <w:marBottom w:val="0"/>
              <w:divBdr>
                <w:top w:val="none" w:sz="0" w:space="0" w:color="auto"/>
                <w:left w:val="none" w:sz="0" w:space="0" w:color="auto"/>
                <w:bottom w:val="none" w:sz="0" w:space="0" w:color="auto"/>
                <w:right w:val="none" w:sz="0" w:space="0" w:color="auto"/>
              </w:divBdr>
              <w:divsChild>
                <w:div w:id="9589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2689">
      <w:bodyDiv w:val="1"/>
      <w:marLeft w:val="0"/>
      <w:marRight w:val="0"/>
      <w:marTop w:val="0"/>
      <w:marBottom w:val="0"/>
      <w:divBdr>
        <w:top w:val="none" w:sz="0" w:space="0" w:color="auto"/>
        <w:left w:val="none" w:sz="0" w:space="0" w:color="auto"/>
        <w:bottom w:val="none" w:sz="0" w:space="0" w:color="auto"/>
        <w:right w:val="none" w:sz="0" w:space="0" w:color="auto"/>
      </w:divBdr>
    </w:div>
    <w:div w:id="2076586631">
      <w:bodyDiv w:val="1"/>
      <w:marLeft w:val="0"/>
      <w:marRight w:val="0"/>
      <w:marTop w:val="0"/>
      <w:marBottom w:val="0"/>
      <w:divBdr>
        <w:top w:val="none" w:sz="0" w:space="0" w:color="auto"/>
        <w:left w:val="none" w:sz="0" w:space="0" w:color="auto"/>
        <w:bottom w:val="none" w:sz="0" w:space="0" w:color="auto"/>
        <w:right w:val="none" w:sz="0" w:space="0" w:color="auto"/>
      </w:divBdr>
    </w:div>
    <w:div w:id="2115707618">
      <w:bodyDiv w:val="1"/>
      <w:marLeft w:val="0"/>
      <w:marRight w:val="0"/>
      <w:marTop w:val="0"/>
      <w:marBottom w:val="0"/>
      <w:divBdr>
        <w:top w:val="none" w:sz="0" w:space="0" w:color="auto"/>
        <w:left w:val="none" w:sz="0" w:space="0" w:color="auto"/>
        <w:bottom w:val="none" w:sz="0" w:space="0" w:color="auto"/>
        <w:right w:val="none" w:sz="0" w:space="0" w:color="auto"/>
      </w:divBdr>
    </w:div>
    <w:div w:id="2128501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hyperlink" Target="https://en.wikipedia.org/wiki/Linear_combination" TargetMode="External"/><Relationship Id="rId22" Type="http://schemas.openxmlformats.org/officeDocument/2006/relationships/hyperlink" Target="https://en.wikipedia.org/wiki/Sampling_(statistics)" TargetMode="External"/><Relationship Id="rId23" Type="http://schemas.openxmlformats.org/officeDocument/2006/relationships/hyperlink" Target="https://en.wikipedia.org/wiki/Multivariate_normal_distribution"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comments" Target="comments.xml"/><Relationship Id="rId13" Type="http://schemas.microsoft.com/office/2011/relationships/commentsExtended" Target="commentsExtended.xm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iberation Sans">
    <w:altName w:val="Calibri"/>
    <w:panose1 w:val="00000000000000000000"/>
    <w:charset w:val="00"/>
    <w:family w:val="moder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67E"/>
    <w:rsid w:val="0006767E"/>
    <w:rsid w:val="006D4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76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Wel67</b:Tag>
    <b:SourceType>JournalArticle</b:SourceType>
    <b:Guid>{7B23AD4A-3DB2-C04B-9AA9-01EBA8ED9A93}</b:Guid>
    <b:Author>
      <b:Author>
        <b:NameList>
          <b:Person>
            <b:Last>Welch</b:Last>
            <b:First>P.</b:First>
            <b:Middle>D</b:Middle>
          </b:Person>
        </b:NameList>
      </b:Author>
    </b:Author>
    <b:Title>The use of Fast Fourier Transform for the estimation of power spectra: A method based on time averaging over short, modified periodograms</b:Title>
    <b:Year>1967</b:Year>
    <b:Month>June</b:Month>
    <b:JournalName>IEEE Transactions on Audio and Electroacoustics</b:JournalName>
    <b:Publisher>IEEE</b:Publisher>
    <b:Pages>70-73</b:Pages>
    <b:RefOrder>4</b:RefOrder>
  </b:Source>
  <b:Source>
    <b:Tag>Yan07</b:Tag>
    <b:SourceType>JournalArticle</b:SourceType>
    <b:Guid>{CBF73721-5E42-944B-A036-3AEF0851D3AB}</b:Guid>
    <b:Author>
      <b:Author>
        <b:NameList>
          <b:Person>
            <b:Last>Diao</b:Last>
            <b:First>Yanlei</b:First>
          </b:Person>
          <b:Person>
            <b:Last>Ganesan</b:Last>
            <b:First>Deepak</b:First>
          </b:Person>
          <b:Person>
            <b:Last>Mathur</b:Last>
            <b:First>Gaurav</b:First>
          </b:Person>
          <b:Person>
            <b:Last>Shenoy</b:Last>
            <b:First>Prashant</b:First>
          </b:Person>
        </b:NameList>
      </b:Author>
    </b:Author>
    <b:Title>Rethinking Data Management for Storage-centric Sensor Networks</b:Title>
    <b:JournalName>CIDR</b:JournalName>
    <b:Year>2007</b:Year>
    <b:Volume>7</b:Volume>
    <b:RefOrder>5</b:RefOrder>
  </b:Source>
  <b:Source>
    <b:Tag>Kri02</b:Tag>
    <b:SourceType>JournalArticle</b:SourceType>
    <b:Guid>{D0A43B9E-6B99-FC49-9ACB-253A846DA617}</b:Guid>
    <b:Author>
      <b:Author>
        <b:NameList>
          <b:Person>
            <b:Last>Krishnamachari</b:Last>
            <b:First>L.,</b:First>
            <b:Middle>Deborah Estrin, and Stephen Wicker.</b:Middle>
          </b:Person>
        </b:NameList>
      </b:Author>
    </b:Author>
    <b:Title>The impact of data aggregation in wireless sensor networks</b:Title>
    <b:JournalName>Distributed Computing Systems Workshops</b:JournalName>
    <b:Publisher>IEEE</b:Publisher>
    <b:Year>2002</b:Year>
    <b:RefOrder>6</b:RefOrder>
  </b:Source>
  <b:Source>
    <b:Tag>CRa06</b:Tag>
    <b:SourceType>Book</b:SourceType>
    <b:Guid>{C2C9F0BC-8932-2247-A230-470F321A3637}</b:Guid>
    <b:Author>
      <b:Author>
        <b:NameList>
          <b:Person>
            <b:Last>Rasmussen</b:Last>
            <b:First>C.</b:First>
          </b:Person>
          <b:Person>
            <b:Last>Williams</b:Last>
            <b:First>C.</b:First>
          </b:Person>
        </b:NameList>
      </b:Author>
    </b:Author>
    <b:Title>Gaussian Processes for Machine Learning</b:Title>
    <b:Publisher>MIT Press</b:Publisher>
    <b:Year>2006</b:Year>
    <b:RefOrder>1</b:RefOrder>
  </b:Source>
  <b:Source>
    <b:Tag>Rad98</b:Tag>
    <b:SourceType>JournalArticle</b:SourceType>
    <b:Guid>{12BF5C1D-5630-0441-90C6-2268FF05225F}</b:Guid>
    <b:Author>
      <b:Author>
        <b:NameList>
          <b:Person>
            <b:Last>Radford</b:Last>
            <b:First>M.</b:First>
            <b:Middle>Neal</b:Middle>
          </b:Person>
        </b:NameList>
      </b:Author>
    </b:Author>
    <b:Title>Regression and Classification using Gaussian Process Priors</b:Title>
    <b:City>Canada</b:City>
    <b:Publisher>Oxford University Press</b:Publisher>
    <b:Year>1998</b:Year>
    <b:JournalName>Bayesian Statistics 6: Proceedings of the Sixth Valencia International Meeting</b:JournalName>
    <b:RefOrder>2</b:RefOrder>
  </b:Source>
  <b:Source>
    <b:Tag>Yin00</b:Tag>
    <b:SourceType>JournalArticle</b:SourceType>
    <b:Guid>{8B20368F-6775-294E-9621-9A77B4A6F3CF}</b:Guid>
    <b:Author>
      <b:Author>
        <b:NameList>
          <b:Person>
            <b:Last>Zhang</b:Last>
            <b:First>Ying-Qian</b:First>
          </b:Person>
          <b:Person>
            <b:Last>Chan</b:Last>
            <b:First>Lai-Wan</b:First>
          </b:Person>
        </b:NameList>
      </b:Author>
    </b:Author>
    <b:Title>ForeNet : Fourier Recurrent Networks for Time Series Prediction</b:Title>
    <b:JournalName>In Proceedings of International Conference on Neural Information Processing</b:JournalName>
    <b:Publisher>ICONIP</b:Publisher>
    <b:Year>2000</b:Year>
    <b:Pages>576 - 582</b:Pages>
    <b:RefOrder>3</b:RefOrder>
  </b:Source>
  <b:Source>
    <b:Tag>Par15</b:Tag>
    <b:SourceType>ConferenceProceedings</b:SourceType>
    <b:Guid>{5D3B34D1-2418-3146-AC9A-46271C4457BA}</b:Guid>
    <b:Author>
      <b:Author>
        <b:NameList>
          <b:Person>
            <b:Last>Park J</b:Last>
            <b:First>Kincho</b:First>
            <b:Middle>HL, Bhinge R, Biswas N, Srinivasan A, Dornfeld D, Helu M, Rachuri S</b:Middle>
          </b:Person>
        </b:NameList>
      </b:Author>
    </b:Author>
    <b:Title>A generalized data-driven energy prediction model with undertainty for a milling maching tool using Gaussian process</b:Title>
    <b:JournalName>Proceedings of MSEC2015-9354</b:JournalName>
    <b:City>Charlotte, North Carolina</b:City>
    <b:Year>2015</b:Year>
    <b:ConferenceName>Proceedings of MSEC2015-9354</b:ConferenceName>
    <b:RefOrder>7</b:RefOrder>
  </b:Source>
</b:Sources>
</file>

<file path=customXml/itemProps1.xml><?xml version="1.0" encoding="utf-8"?>
<ds:datastoreItem xmlns:ds="http://schemas.openxmlformats.org/officeDocument/2006/customXml" ds:itemID="{72AC771C-A039-CB42-85FC-4B4311522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16</Pages>
  <Words>6925</Words>
  <Characters>39476</Characters>
  <Application>Microsoft Macintosh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Jinkyoo Park</dc:creator>
  <cp:keywords/>
  <dc:description/>
  <cp:lastModifiedBy>Max Ferguson</cp:lastModifiedBy>
  <cp:revision>9</cp:revision>
  <cp:lastPrinted>2016-07-13T04:50:00Z</cp:lastPrinted>
  <dcterms:created xsi:type="dcterms:W3CDTF">2016-07-13T04:51:00Z</dcterms:created>
  <dcterms:modified xsi:type="dcterms:W3CDTF">2016-07-20T03:25:00Z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id="C45N4CKq"/&gt;&lt;style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